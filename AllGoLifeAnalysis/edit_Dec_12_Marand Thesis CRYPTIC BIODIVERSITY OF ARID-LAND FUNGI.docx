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A9B7F" w14:textId="77777777" w:rsidR="00F3510F" w:rsidRDefault="00F3510F">
      <w:pPr>
        <w:spacing w:line="480" w:lineRule="auto"/>
        <w:jc w:val="center"/>
        <w:rPr>
          <w:rFonts w:ascii="Times New Roman" w:eastAsia="Times New Roman" w:hAnsi="Times New Roman" w:cs="Times New Roman"/>
          <w:sz w:val="24"/>
          <w:szCs w:val="24"/>
        </w:rPr>
      </w:pPr>
    </w:p>
    <w:p w14:paraId="51BC2B81" w14:textId="77777777" w:rsidR="00F3510F" w:rsidRDefault="00F3510F">
      <w:pPr>
        <w:spacing w:line="480" w:lineRule="auto"/>
        <w:jc w:val="center"/>
        <w:rPr>
          <w:rFonts w:ascii="Times New Roman" w:eastAsia="Times New Roman" w:hAnsi="Times New Roman" w:cs="Times New Roman"/>
          <w:sz w:val="24"/>
          <w:szCs w:val="24"/>
        </w:rPr>
      </w:pPr>
    </w:p>
    <w:p w14:paraId="3ADDE1EF"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CRYPTIC BIODIVERSITY OF ARID-LAND FUNGI: </w:t>
      </w:r>
    </w:p>
    <w:p w14:paraId="6D316124"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FUNGAL ASSOCIATES OF BIOCRUSTS, LICHENS AND PLANTS </w:t>
      </w:r>
    </w:p>
    <w:p w14:paraId="1A68A1AF" w14:textId="77777777" w:rsidR="00F3510F" w:rsidRDefault="00F3510F">
      <w:pPr>
        <w:spacing w:line="480" w:lineRule="auto"/>
        <w:jc w:val="center"/>
        <w:rPr>
          <w:rFonts w:ascii="Times New Roman" w:eastAsia="Times New Roman" w:hAnsi="Times New Roman" w:cs="Times New Roman"/>
          <w:sz w:val="24"/>
          <w:szCs w:val="24"/>
        </w:rPr>
      </w:pPr>
    </w:p>
    <w:p w14:paraId="3B0F76F0"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5B52B026" w14:textId="77777777" w:rsidR="00F3510F" w:rsidRDefault="00F3510F">
      <w:pPr>
        <w:spacing w:line="480" w:lineRule="auto"/>
        <w:jc w:val="center"/>
        <w:rPr>
          <w:rFonts w:ascii="Times New Roman" w:eastAsia="Times New Roman" w:hAnsi="Times New Roman" w:cs="Times New Roman"/>
          <w:sz w:val="24"/>
          <w:szCs w:val="24"/>
        </w:rPr>
      </w:pPr>
    </w:p>
    <w:p w14:paraId="0E3C8F47"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Mariam Hosseini Marand</w:t>
      </w:r>
    </w:p>
    <w:p w14:paraId="445158BB" w14:textId="77777777" w:rsidR="00F3510F" w:rsidRDefault="00F3510F">
      <w:pPr>
        <w:spacing w:line="480" w:lineRule="auto"/>
        <w:jc w:val="center"/>
        <w:rPr>
          <w:rFonts w:ascii="Times New Roman" w:eastAsia="Times New Roman" w:hAnsi="Times New Roman" w:cs="Times New Roman"/>
          <w:sz w:val="24"/>
          <w:szCs w:val="24"/>
        </w:rPr>
      </w:pPr>
    </w:p>
    <w:p w14:paraId="7FC5D1C6" w14:textId="77777777" w:rsidR="00F3510F" w:rsidRDefault="00000000">
      <w:pPr>
        <w:spacing w:line="480" w:lineRule="auto"/>
        <w:jc w:val="center"/>
        <w:rPr>
          <w:rFonts w:ascii="Times New Roman" w:eastAsia="Times New Roman" w:hAnsi="Times New Roman" w:cs="Times New Roman"/>
          <w:sz w:val="24"/>
          <w:szCs w:val="24"/>
        </w:rPr>
      </w:pPr>
      <w:r>
        <w:pict w14:anchorId="2FB06247">
          <v:rect id="_x0000_i1025" style="width:0;height:1.5pt" o:hralign="center" o:hrstd="t" o:hr="t" fillcolor="#a0a0a0" stroked="f"/>
        </w:pict>
      </w:r>
    </w:p>
    <w:p w14:paraId="630DA2F2" w14:textId="77777777" w:rsidR="00F3510F" w:rsidRDefault="00F3510F">
      <w:pPr>
        <w:spacing w:line="480" w:lineRule="auto"/>
        <w:jc w:val="center"/>
        <w:rPr>
          <w:rFonts w:ascii="Times New Roman" w:eastAsia="Times New Roman" w:hAnsi="Times New Roman" w:cs="Times New Roman"/>
          <w:sz w:val="24"/>
          <w:szCs w:val="24"/>
        </w:rPr>
      </w:pPr>
    </w:p>
    <w:p w14:paraId="1D310E3C"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Copyright © Mariam H Marand 2023</w:t>
      </w:r>
    </w:p>
    <w:p w14:paraId="7DFBD1FC" w14:textId="77777777" w:rsidR="00F3510F" w:rsidRDefault="00F3510F">
      <w:pPr>
        <w:spacing w:line="480" w:lineRule="auto"/>
        <w:jc w:val="center"/>
        <w:rPr>
          <w:rFonts w:ascii="Times New Roman" w:eastAsia="Times New Roman" w:hAnsi="Times New Roman" w:cs="Times New Roman"/>
          <w:sz w:val="24"/>
          <w:szCs w:val="24"/>
        </w:rPr>
      </w:pPr>
    </w:p>
    <w:p w14:paraId="40B3A79C"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thesis submitted to the </w:t>
      </w:r>
      <w:proofErr w:type="gramStart"/>
      <w:r>
        <w:rPr>
          <w:rFonts w:ascii="Times New Roman" w:eastAsia="Times New Roman" w:hAnsi="Times New Roman" w:cs="Times New Roman"/>
          <w:sz w:val="24"/>
          <w:szCs w:val="24"/>
        </w:rPr>
        <w:t>Faculty</w:t>
      </w:r>
      <w:proofErr w:type="gramEnd"/>
      <w:r>
        <w:rPr>
          <w:rFonts w:ascii="Times New Roman" w:eastAsia="Times New Roman" w:hAnsi="Times New Roman" w:cs="Times New Roman"/>
          <w:sz w:val="24"/>
          <w:szCs w:val="24"/>
        </w:rPr>
        <w:t xml:space="preserve"> of the</w:t>
      </w:r>
    </w:p>
    <w:p w14:paraId="4731D746"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PLANT SCIENCES</w:t>
      </w:r>
    </w:p>
    <w:p w14:paraId="5E1C7CD5"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of the Requirements </w:t>
      </w:r>
    </w:p>
    <w:p w14:paraId="05EDE082"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Degree of </w:t>
      </w:r>
    </w:p>
    <w:p w14:paraId="11CA88A3"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SCIENCE</w:t>
      </w:r>
    </w:p>
    <w:p w14:paraId="21E88B8A"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With a major in</w:t>
      </w:r>
    </w:p>
    <w:p w14:paraId="713DFB0E"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PLANT SCIENCES</w:t>
      </w:r>
    </w:p>
    <w:p w14:paraId="71D544B0"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the Graduate College</w:t>
      </w:r>
    </w:p>
    <w:p w14:paraId="1DB916D7"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OF ARIZONA</w:t>
      </w:r>
    </w:p>
    <w:p w14:paraId="60ADF62B"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p w14:paraId="0CC9B514" w14:textId="77777777" w:rsidR="00F3510F" w:rsidRDefault="00F3510F">
      <w:pPr>
        <w:spacing w:line="480" w:lineRule="auto"/>
        <w:jc w:val="center"/>
        <w:rPr>
          <w:rFonts w:ascii="Times New Roman" w:eastAsia="Times New Roman" w:hAnsi="Times New Roman" w:cs="Times New Roman"/>
          <w:sz w:val="24"/>
          <w:szCs w:val="24"/>
        </w:rPr>
      </w:pPr>
    </w:p>
    <w:p w14:paraId="3134717F"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CB7032E" wp14:editId="3401B6D5">
            <wp:extent cx="5913484" cy="718854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r="-5277" b="-9011"/>
                    <a:stretch>
                      <a:fillRect/>
                    </a:stretch>
                  </pic:blipFill>
                  <pic:spPr>
                    <a:xfrm>
                      <a:off x="0" y="0"/>
                      <a:ext cx="5913484" cy="7188547"/>
                    </a:xfrm>
                    <a:prstGeom prst="rect">
                      <a:avLst/>
                    </a:prstGeom>
                    <a:ln/>
                  </pic:spPr>
                </pic:pic>
              </a:graphicData>
            </a:graphic>
          </wp:inline>
        </w:drawing>
      </w:r>
      <w:r>
        <w:br w:type="page"/>
      </w:r>
    </w:p>
    <w:p w14:paraId="43F2D593" w14:textId="77777777" w:rsidR="00F3510F" w:rsidRDefault="00000000">
      <w:pP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STATEMENT BY AUTHOR</w:t>
      </w:r>
    </w:p>
    <w:p w14:paraId="55F84A55"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has been submitted in partial fulfillment of requirements for an advanced degree at the University of Arizona and is deposited in the University Library to be made available to borrowers under rules of the </w:t>
      </w:r>
      <w:proofErr w:type="gramStart"/>
      <w:r>
        <w:rPr>
          <w:rFonts w:ascii="Times New Roman" w:eastAsia="Times New Roman" w:hAnsi="Times New Roman" w:cs="Times New Roman"/>
          <w:sz w:val="24"/>
          <w:szCs w:val="24"/>
        </w:rPr>
        <w:t>Library</w:t>
      </w:r>
      <w:proofErr w:type="gramEnd"/>
      <w:r>
        <w:rPr>
          <w:rFonts w:ascii="Times New Roman" w:eastAsia="Times New Roman" w:hAnsi="Times New Roman" w:cs="Times New Roman"/>
          <w:sz w:val="24"/>
          <w:szCs w:val="24"/>
        </w:rPr>
        <w:t>.</w:t>
      </w:r>
    </w:p>
    <w:p w14:paraId="3148883B" w14:textId="77777777" w:rsidR="00F3510F" w:rsidRDefault="00F3510F">
      <w:pPr>
        <w:spacing w:line="480" w:lineRule="auto"/>
        <w:rPr>
          <w:rFonts w:ascii="Times New Roman" w:eastAsia="Times New Roman" w:hAnsi="Times New Roman" w:cs="Times New Roman"/>
          <w:sz w:val="24"/>
          <w:szCs w:val="24"/>
        </w:rPr>
      </w:pPr>
    </w:p>
    <w:p w14:paraId="469F01BF"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Brief quotations from this thesis are allowable without special permission, provided that an accurate acknowledgement of the source </w:t>
      </w:r>
      <w:proofErr w:type="gramStart"/>
      <w:r>
        <w:rPr>
          <w:rFonts w:ascii="Times New Roman" w:eastAsia="Times New Roman" w:hAnsi="Times New Roman" w:cs="Times New Roman"/>
          <w:sz w:val="24"/>
          <w:szCs w:val="24"/>
        </w:rPr>
        <w:t>is made</w:t>
      </w:r>
      <w:proofErr w:type="gramEnd"/>
      <w:r>
        <w:rPr>
          <w:rFonts w:ascii="Times New Roman" w:eastAsia="Times New Roman" w:hAnsi="Times New Roman" w:cs="Times New Roman"/>
          <w:sz w:val="24"/>
          <w:szCs w:val="24"/>
        </w:rPr>
        <w:t xml:space="preserve">. Requests for permission for extended quotation from or reproduction of this manuscript in whole or in part may </w:t>
      </w:r>
      <w:proofErr w:type="gramStart"/>
      <w:r>
        <w:rPr>
          <w:rFonts w:ascii="Times New Roman" w:eastAsia="Times New Roman" w:hAnsi="Times New Roman" w:cs="Times New Roman"/>
          <w:sz w:val="24"/>
          <w:szCs w:val="24"/>
        </w:rPr>
        <w:t>be granted</w:t>
      </w:r>
      <w:proofErr w:type="gramEnd"/>
      <w:r>
        <w:rPr>
          <w:rFonts w:ascii="Times New Roman" w:eastAsia="Times New Roman" w:hAnsi="Times New Roman" w:cs="Times New Roman"/>
          <w:sz w:val="24"/>
          <w:szCs w:val="24"/>
        </w:rPr>
        <w:t xml:space="preserve"> by the head of the major department or the Dean of the Graduate College when in his or her judgment the proposed use of the material is in the interests of scholarship. In all other instances, however, permission must </w:t>
      </w:r>
      <w:proofErr w:type="gramStart"/>
      <w:r>
        <w:rPr>
          <w:rFonts w:ascii="Times New Roman" w:eastAsia="Times New Roman" w:hAnsi="Times New Roman" w:cs="Times New Roman"/>
          <w:sz w:val="24"/>
          <w:szCs w:val="24"/>
        </w:rPr>
        <w:t>be obtained</w:t>
      </w:r>
      <w:proofErr w:type="gramEnd"/>
      <w:r>
        <w:rPr>
          <w:rFonts w:ascii="Times New Roman" w:eastAsia="Times New Roman" w:hAnsi="Times New Roman" w:cs="Times New Roman"/>
          <w:sz w:val="24"/>
          <w:szCs w:val="24"/>
        </w:rPr>
        <w:t xml:space="preserve"> from the author.</w:t>
      </w:r>
    </w:p>
    <w:p w14:paraId="5D12CCB5" w14:textId="77777777" w:rsidR="00F3510F" w:rsidRDefault="00F3510F">
      <w:pPr>
        <w:spacing w:line="480" w:lineRule="auto"/>
        <w:jc w:val="center"/>
        <w:rPr>
          <w:rFonts w:ascii="Times New Roman" w:eastAsia="Times New Roman" w:hAnsi="Times New Roman" w:cs="Times New Roman"/>
          <w:b/>
          <w:sz w:val="24"/>
          <w:szCs w:val="24"/>
        </w:rPr>
      </w:pPr>
    </w:p>
    <w:p w14:paraId="3544312B" w14:textId="77777777" w:rsidR="00F3510F" w:rsidRDefault="00000000">
      <w:pPr>
        <w:spacing w:line="48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SIGNED:_</w:t>
      </w:r>
      <w:proofErr w:type="gramEnd"/>
      <w:r>
        <w:rPr>
          <w:rFonts w:ascii="Times New Roman" w:eastAsia="Times New Roman" w:hAnsi="Times New Roman" w:cs="Times New Roman"/>
          <w:sz w:val="24"/>
          <w:szCs w:val="24"/>
        </w:rPr>
        <w:t>_______________________</w:t>
      </w:r>
    </w:p>
    <w:p w14:paraId="141F0A4D"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Mariam Hosseini Marand</w:t>
      </w:r>
    </w:p>
    <w:p w14:paraId="05DAF0FC" w14:textId="77777777" w:rsidR="00F3510F" w:rsidRDefault="00F3510F">
      <w:pPr>
        <w:spacing w:line="480" w:lineRule="auto"/>
        <w:rPr>
          <w:rFonts w:ascii="Times New Roman" w:eastAsia="Times New Roman" w:hAnsi="Times New Roman" w:cs="Times New Roman"/>
          <w:sz w:val="24"/>
          <w:szCs w:val="24"/>
        </w:rPr>
      </w:pPr>
    </w:p>
    <w:p w14:paraId="3B5BB230" w14:textId="77777777" w:rsidR="00F3510F" w:rsidRDefault="00F3510F">
      <w:pPr>
        <w:spacing w:line="480" w:lineRule="auto"/>
        <w:jc w:val="center"/>
        <w:rPr>
          <w:rFonts w:ascii="Times New Roman" w:eastAsia="Times New Roman" w:hAnsi="Times New Roman" w:cs="Times New Roman"/>
          <w:sz w:val="24"/>
          <w:szCs w:val="24"/>
        </w:rPr>
      </w:pPr>
    </w:p>
    <w:p w14:paraId="47CFAF95"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APPROVAL BY THESIS DIRECTOR</w:t>
      </w:r>
    </w:p>
    <w:p w14:paraId="058FC04C"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has </w:t>
      </w:r>
      <w:proofErr w:type="gramStart"/>
      <w:r>
        <w:rPr>
          <w:rFonts w:ascii="Times New Roman" w:eastAsia="Times New Roman" w:hAnsi="Times New Roman" w:cs="Times New Roman"/>
          <w:sz w:val="24"/>
          <w:szCs w:val="24"/>
        </w:rPr>
        <w:t>been approved</w:t>
      </w:r>
      <w:proofErr w:type="gramEnd"/>
      <w:r>
        <w:rPr>
          <w:rFonts w:ascii="Times New Roman" w:eastAsia="Times New Roman" w:hAnsi="Times New Roman" w:cs="Times New Roman"/>
          <w:sz w:val="24"/>
          <w:szCs w:val="24"/>
        </w:rPr>
        <w:t xml:space="preserve"> on the date shown below:</w:t>
      </w:r>
    </w:p>
    <w:p w14:paraId="76D0DCED" w14:textId="77777777" w:rsidR="00F3510F" w:rsidRDefault="00F3510F">
      <w:pPr>
        <w:spacing w:line="480" w:lineRule="auto"/>
        <w:jc w:val="center"/>
        <w:rPr>
          <w:rFonts w:ascii="Times New Roman" w:eastAsia="Times New Roman" w:hAnsi="Times New Roman" w:cs="Times New Roman"/>
          <w:sz w:val="24"/>
          <w:szCs w:val="24"/>
        </w:rPr>
      </w:pPr>
    </w:p>
    <w:p w14:paraId="45B86E94"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_____________________________                                 _______________</w:t>
      </w:r>
    </w:p>
    <w:p w14:paraId="4F76EE9E" w14:textId="77777777" w:rsidR="00F3510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Elizabeth Arnold                                                             Date</w:t>
      </w:r>
    </w:p>
    <w:p w14:paraId="20AD0ED9"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Professor</w:t>
      </w:r>
      <w:r>
        <w:br w:type="page"/>
      </w:r>
    </w:p>
    <w:p w14:paraId="2A1F6071" w14:textId="77777777" w:rsidR="00F3510F" w:rsidRDefault="00000000">
      <w:pP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ACKNOWLEDGEMENTS</w:t>
      </w:r>
    </w:p>
    <w:p w14:paraId="10C39F14"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w:t>
      </w:r>
      <w:proofErr w:type="gramStart"/>
      <w:r>
        <w:rPr>
          <w:rFonts w:ascii="Times New Roman" w:eastAsia="Times New Roman" w:hAnsi="Times New Roman" w:cs="Times New Roman"/>
          <w:sz w:val="24"/>
          <w:szCs w:val="24"/>
        </w:rPr>
        <w:t>first and foremost</w:t>
      </w:r>
      <w:proofErr w:type="gramEnd"/>
      <w:r>
        <w:rPr>
          <w:rFonts w:ascii="Times New Roman" w:eastAsia="Times New Roman" w:hAnsi="Times New Roman" w:cs="Times New Roman"/>
          <w:sz w:val="24"/>
          <w:szCs w:val="24"/>
        </w:rPr>
        <w:t xml:space="preserve"> like to thank my advisor, Dr. Betsy Arnold, for her amazing mentorship and for giving me the opportunity to join her lab. She was willing to take a chance on me even though I was new to the field of mycology and under a challenging timeline. Dr. Arnold constantly inspires </w:t>
      </w:r>
      <w:proofErr w:type="gramStart"/>
      <w:r>
        <w:rPr>
          <w:rFonts w:ascii="Times New Roman" w:eastAsia="Times New Roman" w:hAnsi="Times New Roman" w:cs="Times New Roman"/>
          <w:sz w:val="24"/>
          <w:szCs w:val="24"/>
        </w:rPr>
        <w:t>me</w:t>
      </w:r>
      <w:proofErr w:type="gramEnd"/>
      <w:r>
        <w:rPr>
          <w:rFonts w:ascii="Times New Roman" w:eastAsia="Times New Roman" w:hAnsi="Times New Roman" w:cs="Times New Roman"/>
          <w:sz w:val="24"/>
          <w:szCs w:val="24"/>
        </w:rPr>
        <w:t xml:space="preserve"> and I will forever be grateful to have worked with her.</w:t>
      </w:r>
    </w:p>
    <w:p w14:paraId="3BBA7571" w14:textId="32025AE9" w:rsidR="00F3510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the School of Plant Sciences for giving me the opportunity to study at the University of Arizona and to accomplish this milestone in my career journey. I would also like to thank my committee members, Dr. Marc Orbach and Dr. David Baltrus, for their support and guidance throughout my thesis work. I am grateful to Dr. Samantha Orchard, Dr. Jesse Woodson, and Dr. Mohammed </w:t>
      </w:r>
      <w:proofErr w:type="spellStart"/>
      <w:r>
        <w:rPr>
          <w:rFonts w:ascii="Times New Roman" w:eastAsia="Times New Roman" w:hAnsi="Times New Roman" w:cs="Times New Roman"/>
          <w:sz w:val="24"/>
          <w:szCs w:val="24"/>
        </w:rPr>
        <w:t>Pessarakli</w:t>
      </w:r>
      <w:proofErr w:type="spellEnd"/>
      <w:r>
        <w:rPr>
          <w:rFonts w:ascii="Times New Roman" w:eastAsia="Times New Roman" w:hAnsi="Times New Roman" w:cs="Times New Roman"/>
          <w:sz w:val="24"/>
          <w:szCs w:val="24"/>
        </w:rPr>
        <w:t xml:space="preserve"> for granting me the opportunity to TA their classes and to learn from them. I </w:t>
      </w:r>
      <w:proofErr w:type="gramStart"/>
      <w:r>
        <w:rPr>
          <w:rFonts w:ascii="Times New Roman" w:eastAsia="Times New Roman" w:hAnsi="Times New Roman" w:cs="Times New Roman"/>
          <w:sz w:val="24"/>
          <w:szCs w:val="24"/>
        </w:rPr>
        <w:t>greatly appreciate</w:t>
      </w:r>
      <w:proofErr w:type="gramEnd"/>
      <w:r>
        <w:rPr>
          <w:rFonts w:ascii="Times New Roman" w:eastAsia="Times New Roman" w:hAnsi="Times New Roman" w:cs="Times New Roman"/>
          <w:sz w:val="24"/>
          <w:szCs w:val="24"/>
        </w:rPr>
        <w:t xml:space="preserve"> the guidance of my graduate coordinators, Amanda Armendariz and </w:t>
      </w:r>
      <w:proofErr w:type="spellStart"/>
      <w:r>
        <w:rPr>
          <w:rFonts w:ascii="Times New Roman" w:eastAsia="Times New Roman" w:hAnsi="Times New Roman" w:cs="Times New Roman"/>
          <w:sz w:val="24"/>
          <w:szCs w:val="24"/>
        </w:rPr>
        <w:t>Keenia</w:t>
      </w:r>
      <w:proofErr w:type="spellEnd"/>
      <w:r>
        <w:rPr>
          <w:rFonts w:ascii="Times New Roman" w:eastAsia="Times New Roman" w:hAnsi="Times New Roman" w:cs="Times New Roman"/>
          <w:sz w:val="24"/>
          <w:szCs w:val="24"/>
        </w:rPr>
        <w:t xml:space="preserve"> Shinagawa. I am grateful to Ming-Min Lee and the rest of the Arnold lab for their support and guidance, and for making me feel at home and supported in the lab. I thank my friends and colleagues, particularly Cyrus Mao, Anna Carolina </w:t>
      </w:r>
      <w:proofErr w:type="spellStart"/>
      <w:r>
        <w:rPr>
          <w:rFonts w:ascii="Times New Roman" w:eastAsia="Times New Roman" w:hAnsi="Times New Roman" w:cs="Times New Roman"/>
          <w:sz w:val="24"/>
          <w:szCs w:val="24"/>
        </w:rPr>
        <w:t>Petronilio</w:t>
      </w:r>
      <w:proofErr w:type="spell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 xml:space="preserve">Neda </w:t>
      </w:r>
      <w:ins w:id="0" w:author="Marand, Mariam Hosseini - (mhmarand)" w:date="2023-12-12T12:54:00Z">
        <w:r w:rsidR="004D742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Arad</w:t>
      </w:r>
      <w:proofErr w:type="gramEnd"/>
      <w:r>
        <w:rPr>
          <w:rFonts w:ascii="Times New Roman" w:eastAsia="Times New Roman" w:hAnsi="Times New Roman" w:cs="Times New Roman"/>
          <w:sz w:val="24"/>
          <w:szCs w:val="24"/>
        </w:rPr>
        <w:t xml:space="preserve"> for their emotional support, kindness, and inspiration. </w:t>
      </w:r>
    </w:p>
    <w:p w14:paraId="7B384C36" w14:textId="77777777" w:rsidR="00F3510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Michelle Yarnall, Kasi </w:t>
      </w:r>
      <w:proofErr w:type="spellStart"/>
      <w:r>
        <w:rPr>
          <w:rFonts w:ascii="Times New Roman" w:eastAsia="Times New Roman" w:hAnsi="Times New Roman" w:cs="Times New Roman"/>
          <w:sz w:val="24"/>
          <w:szCs w:val="24"/>
        </w:rPr>
        <w:t>Azhakanandam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Zhongying</w:t>
      </w:r>
      <w:proofErr w:type="spellEnd"/>
      <w:r>
        <w:rPr>
          <w:rFonts w:ascii="Times New Roman" w:eastAsia="Times New Roman" w:hAnsi="Times New Roman" w:cs="Times New Roman"/>
          <w:sz w:val="24"/>
          <w:szCs w:val="24"/>
        </w:rPr>
        <w:t xml:space="preserve"> Chen, and Sara Prado for encouraging me to apply to graduate school, being </w:t>
      </w:r>
      <w:proofErr w:type="gramStart"/>
      <w:r>
        <w:rPr>
          <w:rFonts w:ascii="Times New Roman" w:eastAsia="Times New Roman" w:hAnsi="Times New Roman" w:cs="Times New Roman"/>
          <w:sz w:val="24"/>
          <w:szCs w:val="24"/>
        </w:rPr>
        <w:t>great career</w:t>
      </w:r>
      <w:proofErr w:type="gramEnd"/>
      <w:r>
        <w:rPr>
          <w:rFonts w:ascii="Times New Roman" w:eastAsia="Times New Roman" w:hAnsi="Times New Roman" w:cs="Times New Roman"/>
          <w:sz w:val="24"/>
          <w:szCs w:val="24"/>
        </w:rPr>
        <w:t xml:space="preserve"> mentors, and always advocating for me.  I thank Jessica Kettenbach and Michael </w:t>
      </w:r>
      <w:proofErr w:type="spellStart"/>
      <w:r>
        <w:rPr>
          <w:rFonts w:ascii="Times New Roman" w:eastAsia="Times New Roman" w:hAnsi="Times New Roman" w:cs="Times New Roman"/>
          <w:sz w:val="24"/>
          <w:szCs w:val="24"/>
        </w:rPr>
        <w:t>Stemkovski</w:t>
      </w:r>
      <w:proofErr w:type="spellEnd"/>
      <w:r>
        <w:rPr>
          <w:rFonts w:ascii="Times New Roman" w:eastAsia="Times New Roman" w:hAnsi="Times New Roman" w:cs="Times New Roman"/>
          <w:sz w:val="24"/>
          <w:szCs w:val="24"/>
        </w:rPr>
        <w:t xml:space="preserve"> for opening my eyes to the world of ecology as an undergraduate research technician and for helping me to realize that graduate school was an option for me</w:t>
      </w:r>
      <w:proofErr w:type="gramStart"/>
      <w:r>
        <w:rPr>
          <w:rFonts w:ascii="Times New Roman" w:eastAsia="Times New Roman" w:hAnsi="Times New Roman" w:cs="Times New Roman"/>
          <w:sz w:val="24"/>
          <w:szCs w:val="24"/>
        </w:rPr>
        <w:t xml:space="preserve">.  </w:t>
      </w:r>
      <w:proofErr w:type="gramEnd"/>
    </w:p>
    <w:p w14:paraId="39D09D7E" w14:textId="77777777" w:rsidR="00F3510F" w:rsidRDefault="00000000">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Lastly</w:t>
      </w:r>
      <w:proofErr w:type="gramEnd"/>
      <w:r>
        <w:rPr>
          <w:rFonts w:ascii="Times New Roman" w:eastAsia="Times New Roman" w:hAnsi="Times New Roman" w:cs="Times New Roman"/>
          <w:sz w:val="24"/>
          <w:szCs w:val="24"/>
        </w:rPr>
        <w:t xml:space="preserve"> I would like to thank my family for their love and for supporting me in moving across the country to obtain my </w:t>
      </w:r>
      <w:proofErr w:type="spellStart"/>
      <w:r>
        <w:rPr>
          <w:rFonts w:ascii="Times New Roman" w:eastAsia="Times New Roman" w:hAnsi="Times New Roman" w:cs="Times New Roman"/>
          <w:sz w:val="24"/>
          <w:szCs w:val="24"/>
        </w:rPr>
        <w:t>Masters</w:t>
      </w:r>
      <w:proofErr w:type="spellEnd"/>
      <w:r>
        <w:rPr>
          <w:rFonts w:ascii="Times New Roman" w:eastAsia="Times New Roman" w:hAnsi="Times New Roman" w:cs="Times New Roman"/>
          <w:sz w:val="24"/>
          <w:szCs w:val="24"/>
        </w:rPr>
        <w:t xml:space="preserve"> degree. I am lucky to have so many wonderful people on my team. </w:t>
      </w:r>
      <w:r>
        <w:br w:type="page"/>
      </w:r>
    </w:p>
    <w:p w14:paraId="1336B794" w14:textId="77777777" w:rsidR="00F3510F" w:rsidRDefault="00000000">
      <w:pP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DEDICATION</w:t>
      </w:r>
    </w:p>
    <w:p w14:paraId="352D6336"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my parents, who taught me the importance of education</w:t>
      </w:r>
      <w:proofErr w:type="gramStart"/>
      <w:r>
        <w:rPr>
          <w:rFonts w:ascii="Times New Roman" w:eastAsia="Times New Roman" w:hAnsi="Times New Roman" w:cs="Times New Roman"/>
          <w:sz w:val="24"/>
          <w:szCs w:val="24"/>
        </w:rPr>
        <w:t xml:space="preserve">.  </w:t>
      </w:r>
      <w:proofErr w:type="gramEnd"/>
    </w:p>
    <w:p w14:paraId="2A27582A" w14:textId="0312D121" w:rsidR="00E41D34" w:rsidRDefault="00E41D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my siblings for their emotional support.</w:t>
      </w:r>
    </w:p>
    <w:p w14:paraId="2943DC2B" w14:textId="77777777" w:rsidR="00F3510F" w:rsidRDefault="00F3510F">
      <w:pPr>
        <w:spacing w:line="480" w:lineRule="auto"/>
        <w:jc w:val="center"/>
        <w:rPr>
          <w:rFonts w:ascii="Times New Roman" w:eastAsia="Times New Roman" w:hAnsi="Times New Roman" w:cs="Times New Roman"/>
          <w:b/>
          <w:sz w:val="24"/>
          <w:szCs w:val="24"/>
        </w:rPr>
      </w:pPr>
    </w:p>
    <w:p w14:paraId="2B623763" w14:textId="77777777" w:rsidR="00F3510F" w:rsidRDefault="00F3510F">
      <w:pPr>
        <w:spacing w:line="480" w:lineRule="auto"/>
        <w:jc w:val="center"/>
        <w:rPr>
          <w:rFonts w:ascii="Times New Roman" w:eastAsia="Times New Roman" w:hAnsi="Times New Roman" w:cs="Times New Roman"/>
          <w:b/>
          <w:sz w:val="24"/>
          <w:szCs w:val="24"/>
        </w:rPr>
      </w:pPr>
    </w:p>
    <w:p w14:paraId="71F39BAA" w14:textId="77777777" w:rsidR="00F3510F" w:rsidRDefault="00F3510F">
      <w:pPr>
        <w:spacing w:line="480" w:lineRule="auto"/>
        <w:jc w:val="center"/>
        <w:rPr>
          <w:rFonts w:ascii="Times New Roman" w:eastAsia="Times New Roman" w:hAnsi="Times New Roman" w:cs="Times New Roman"/>
          <w:b/>
          <w:sz w:val="24"/>
          <w:szCs w:val="24"/>
        </w:rPr>
      </w:pPr>
    </w:p>
    <w:p w14:paraId="29A7CCA2" w14:textId="77777777" w:rsidR="00F3510F" w:rsidRDefault="00F3510F">
      <w:pPr>
        <w:spacing w:line="480" w:lineRule="auto"/>
        <w:jc w:val="center"/>
        <w:rPr>
          <w:rFonts w:ascii="Times New Roman" w:eastAsia="Times New Roman" w:hAnsi="Times New Roman" w:cs="Times New Roman"/>
          <w:b/>
          <w:sz w:val="24"/>
          <w:szCs w:val="24"/>
        </w:rPr>
      </w:pPr>
    </w:p>
    <w:p w14:paraId="256230B4" w14:textId="77777777" w:rsidR="00F3510F" w:rsidRDefault="00F3510F">
      <w:pPr>
        <w:spacing w:line="480" w:lineRule="auto"/>
        <w:jc w:val="center"/>
        <w:rPr>
          <w:rFonts w:ascii="Times New Roman" w:eastAsia="Times New Roman" w:hAnsi="Times New Roman" w:cs="Times New Roman"/>
          <w:b/>
          <w:sz w:val="24"/>
          <w:szCs w:val="24"/>
        </w:rPr>
      </w:pPr>
    </w:p>
    <w:p w14:paraId="42F338AA" w14:textId="77777777" w:rsidR="00F3510F" w:rsidRDefault="00F3510F">
      <w:pPr>
        <w:spacing w:line="480" w:lineRule="auto"/>
        <w:jc w:val="center"/>
        <w:rPr>
          <w:rFonts w:ascii="Times New Roman" w:eastAsia="Times New Roman" w:hAnsi="Times New Roman" w:cs="Times New Roman"/>
          <w:b/>
          <w:sz w:val="24"/>
          <w:szCs w:val="24"/>
        </w:rPr>
      </w:pPr>
    </w:p>
    <w:p w14:paraId="07D1B258" w14:textId="77777777" w:rsidR="00F3510F" w:rsidRDefault="00F3510F">
      <w:pPr>
        <w:spacing w:line="480" w:lineRule="auto"/>
        <w:jc w:val="center"/>
        <w:rPr>
          <w:rFonts w:ascii="Times New Roman" w:eastAsia="Times New Roman" w:hAnsi="Times New Roman" w:cs="Times New Roman"/>
          <w:b/>
          <w:sz w:val="24"/>
          <w:szCs w:val="24"/>
        </w:rPr>
      </w:pPr>
    </w:p>
    <w:p w14:paraId="12B3929E" w14:textId="77777777" w:rsidR="00F3510F" w:rsidRDefault="00F3510F">
      <w:pPr>
        <w:spacing w:line="480" w:lineRule="auto"/>
        <w:jc w:val="center"/>
        <w:rPr>
          <w:rFonts w:ascii="Times New Roman" w:eastAsia="Times New Roman" w:hAnsi="Times New Roman" w:cs="Times New Roman"/>
          <w:b/>
          <w:sz w:val="24"/>
          <w:szCs w:val="24"/>
        </w:rPr>
      </w:pPr>
    </w:p>
    <w:p w14:paraId="0E0C772A" w14:textId="77777777" w:rsidR="00F3510F" w:rsidRDefault="00F3510F">
      <w:pPr>
        <w:spacing w:line="480" w:lineRule="auto"/>
        <w:jc w:val="center"/>
        <w:rPr>
          <w:rFonts w:ascii="Times New Roman" w:eastAsia="Times New Roman" w:hAnsi="Times New Roman" w:cs="Times New Roman"/>
          <w:b/>
          <w:sz w:val="24"/>
          <w:szCs w:val="24"/>
        </w:rPr>
      </w:pPr>
    </w:p>
    <w:p w14:paraId="0F444FD7" w14:textId="77777777" w:rsidR="00F3510F" w:rsidRDefault="00F3510F">
      <w:pPr>
        <w:spacing w:line="480" w:lineRule="auto"/>
        <w:jc w:val="center"/>
        <w:rPr>
          <w:rFonts w:ascii="Times New Roman" w:eastAsia="Times New Roman" w:hAnsi="Times New Roman" w:cs="Times New Roman"/>
          <w:b/>
          <w:sz w:val="24"/>
          <w:szCs w:val="24"/>
        </w:rPr>
      </w:pPr>
    </w:p>
    <w:p w14:paraId="4AB7ACD1" w14:textId="77777777" w:rsidR="00F3510F" w:rsidRDefault="00F3510F">
      <w:pPr>
        <w:spacing w:line="480" w:lineRule="auto"/>
        <w:jc w:val="center"/>
        <w:rPr>
          <w:rFonts w:ascii="Times New Roman" w:eastAsia="Times New Roman" w:hAnsi="Times New Roman" w:cs="Times New Roman"/>
          <w:b/>
          <w:sz w:val="24"/>
          <w:szCs w:val="24"/>
        </w:rPr>
      </w:pPr>
    </w:p>
    <w:p w14:paraId="036DB33C" w14:textId="77777777" w:rsidR="00F3510F" w:rsidRDefault="00F3510F">
      <w:pPr>
        <w:spacing w:line="480" w:lineRule="auto"/>
        <w:jc w:val="center"/>
        <w:rPr>
          <w:rFonts w:ascii="Times New Roman" w:eastAsia="Times New Roman" w:hAnsi="Times New Roman" w:cs="Times New Roman"/>
          <w:b/>
          <w:sz w:val="24"/>
          <w:szCs w:val="24"/>
        </w:rPr>
      </w:pPr>
    </w:p>
    <w:p w14:paraId="2281A817" w14:textId="77777777" w:rsidR="00F3510F" w:rsidRDefault="00F3510F">
      <w:pPr>
        <w:spacing w:line="480" w:lineRule="auto"/>
        <w:jc w:val="center"/>
        <w:rPr>
          <w:rFonts w:ascii="Times New Roman" w:eastAsia="Times New Roman" w:hAnsi="Times New Roman" w:cs="Times New Roman"/>
          <w:b/>
          <w:sz w:val="24"/>
          <w:szCs w:val="24"/>
        </w:rPr>
      </w:pPr>
    </w:p>
    <w:p w14:paraId="631A4309" w14:textId="77777777" w:rsidR="00F3510F" w:rsidRDefault="00F3510F">
      <w:pPr>
        <w:spacing w:line="480" w:lineRule="auto"/>
        <w:jc w:val="center"/>
        <w:rPr>
          <w:rFonts w:ascii="Times New Roman" w:eastAsia="Times New Roman" w:hAnsi="Times New Roman" w:cs="Times New Roman"/>
          <w:b/>
          <w:sz w:val="24"/>
          <w:szCs w:val="24"/>
        </w:rPr>
      </w:pPr>
    </w:p>
    <w:p w14:paraId="018A9175" w14:textId="77777777" w:rsidR="00F3510F" w:rsidRDefault="00F3510F">
      <w:pPr>
        <w:spacing w:line="480" w:lineRule="auto"/>
        <w:jc w:val="center"/>
        <w:rPr>
          <w:rFonts w:ascii="Times New Roman" w:eastAsia="Times New Roman" w:hAnsi="Times New Roman" w:cs="Times New Roman"/>
          <w:b/>
          <w:sz w:val="24"/>
          <w:szCs w:val="24"/>
        </w:rPr>
      </w:pPr>
    </w:p>
    <w:p w14:paraId="3BFAD92C" w14:textId="77777777" w:rsidR="00F3510F" w:rsidRDefault="00F3510F">
      <w:pPr>
        <w:spacing w:line="480" w:lineRule="auto"/>
        <w:jc w:val="center"/>
        <w:rPr>
          <w:rFonts w:ascii="Times New Roman" w:eastAsia="Times New Roman" w:hAnsi="Times New Roman" w:cs="Times New Roman"/>
          <w:b/>
          <w:sz w:val="24"/>
          <w:szCs w:val="24"/>
        </w:rPr>
      </w:pPr>
    </w:p>
    <w:p w14:paraId="216A3226" w14:textId="77777777" w:rsidR="00F3510F" w:rsidRDefault="00F3510F">
      <w:pPr>
        <w:spacing w:line="480" w:lineRule="auto"/>
        <w:jc w:val="center"/>
        <w:rPr>
          <w:rFonts w:ascii="Times New Roman" w:eastAsia="Times New Roman" w:hAnsi="Times New Roman" w:cs="Times New Roman"/>
          <w:b/>
          <w:sz w:val="24"/>
          <w:szCs w:val="24"/>
        </w:rPr>
      </w:pPr>
    </w:p>
    <w:p w14:paraId="02128D7C" w14:textId="77777777" w:rsidR="00F3510F" w:rsidRDefault="00F3510F">
      <w:pPr>
        <w:spacing w:line="480" w:lineRule="auto"/>
        <w:jc w:val="center"/>
        <w:rPr>
          <w:rFonts w:ascii="Times New Roman" w:eastAsia="Times New Roman" w:hAnsi="Times New Roman" w:cs="Times New Roman"/>
          <w:b/>
          <w:sz w:val="24"/>
          <w:szCs w:val="24"/>
        </w:rPr>
      </w:pPr>
    </w:p>
    <w:p w14:paraId="1CCA91EF" w14:textId="77777777" w:rsidR="00F3510F" w:rsidRDefault="00F3510F">
      <w:pPr>
        <w:spacing w:line="480" w:lineRule="auto"/>
        <w:jc w:val="center"/>
        <w:rPr>
          <w:rFonts w:ascii="Times New Roman" w:eastAsia="Times New Roman" w:hAnsi="Times New Roman" w:cs="Times New Roman"/>
          <w:b/>
          <w:sz w:val="24"/>
          <w:szCs w:val="24"/>
        </w:rPr>
      </w:pPr>
    </w:p>
    <w:p w14:paraId="224D4709" w14:textId="77777777" w:rsidR="00F3510F" w:rsidRDefault="00F3510F">
      <w:pPr>
        <w:spacing w:line="480" w:lineRule="auto"/>
        <w:rPr>
          <w:rFonts w:ascii="Times New Roman" w:eastAsia="Times New Roman" w:hAnsi="Times New Roman" w:cs="Times New Roman"/>
          <w:b/>
          <w:sz w:val="24"/>
          <w:szCs w:val="24"/>
        </w:rPr>
      </w:pPr>
    </w:p>
    <w:p w14:paraId="09AADA26" w14:textId="77777777" w:rsidR="00F3510F" w:rsidRDefault="00F3510F">
      <w:pPr>
        <w:spacing w:line="480" w:lineRule="auto"/>
        <w:jc w:val="center"/>
        <w:rPr>
          <w:rFonts w:ascii="Times New Roman" w:eastAsia="Times New Roman" w:hAnsi="Times New Roman" w:cs="Times New Roman"/>
          <w:b/>
          <w:sz w:val="24"/>
          <w:szCs w:val="24"/>
        </w:rPr>
      </w:pPr>
    </w:p>
    <w:p w14:paraId="7A7F87EB"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098E3158" w14:textId="4582ED01"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sidR="00C550F5">
        <w:rPr>
          <w:rFonts w:ascii="Times New Roman" w:eastAsia="Times New Roman" w:hAnsi="Times New Roman" w:cs="Times New Roman"/>
          <w:sz w:val="24"/>
          <w:szCs w:val="24"/>
        </w:rPr>
        <w:t>..</w:t>
      </w:r>
      <w:proofErr w:type="gramStart"/>
      <w:r w:rsidR="00C550F5">
        <w:rPr>
          <w:rFonts w:ascii="Times New Roman" w:eastAsia="Times New Roman" w:hAnsi="Times New Roman" w:cs="Times New Roman"/>
          <w:sz w:val="24"/>
          <w:szCs w:val="24"/>
        </w:rPr>
        <w:t>10</w:t>
      </w:r>
      <w:proofErr w:type="gramEnd"/>
    </w:p>
    <w:p w14:paraId="2F07B0E5" w14:textId="230ADDD1"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INTRODUCTION……………………………………………………………………………….1</w:t>
      </w:r>
      <w:r w:rsidR="00C550F5">
        <w:rPr>
          <w:rFonts w:ascii="Times New Roman" w:eastAsia="Times New Roman" w:hAnsi="Times New Roman" w:cs="Times New Roman"/>
          <w:sz w:val="24"/>
          <w:szCs w:val="24"/>
        </w:rPr>
        <w:t>1</w:t>
      </w:r>
    </w:p>
    <w:p w14:paraId="551A164F"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FUNGAL COMMUNITY COMPOSITION IN BIOLOGICAL SOIL CRUSTS SHIFTS IN RESPONSE TO DISTURBANCE AT THE SANTA RITA EXPERIMENTAL RANGE</w:t>
      </w:r>
    </w:p>
    <w:p w14:paraId="64D6BBB9" w14:textId="15CBA954"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ABSTRACT……………………………………………………………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r w:rsidR="00C550F5">
        <w:rPr>
          <w:rFonts w:ascii="Times New Roman" w:eastAsia="Times New Roman" w:hAnsi="Times New Roman" w:cs="Times New Roman"/>
          <w:sz w:val="24"/>
          <w:szCs w:val="24"/>
        </w:rPr>
        <w:t>9</w:t>
      </w:r>
    </w:p>
    <w:p w14:paraId="1CEC9F0C" w14:textId="6FCA3700"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INTRODUCTION……………………………………………………………</w:t>
      </w:r>
      <w:proofErr w:type="gramStart"/>
      <w:r>
        <w:rPr>
          <w:rFonts w:ascii="Times New Roman" w:eastAsia="Times New Roman" w:hAnsi="Times New Roman" w:cs="Times New Roman"/>
          <w:sz w:val="24"/>
          <w:szCs w:val="24"/>
        </w:rPr>
        <w:t>…..</w:t>
      </w:r>
      <w:proofErr w:type="gramEnd"/>
      <w:r w:rsidR="00C550F5">
        <w:rPr>
          <w:rFonts w:ascii="Times New Roman" w:eastAsia="Times New Roman" w:hAnsi="Times New Roman" w:cs="Times New Roman"/>
          <w:sz w:val="24"/>
          <w:szCs w:val="24"/>
        </w:rPr>
        <w:t>20</w:t>
      </w:r>
    </w:p>
    <w:p w14:paraId="3C9E45FC" w14:textId="75DD4F41"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METHODS……………………………………………………………………….2</w:t>
      </w:r>
      <w:r w:rsidR="00C550F5">
        <w:rPr>
          <w:rFonts w:ascii="Times New Roman" w:eastAsia="Times New Roman" w:hAnsi="Times New Roman" w:cs="Times New Roman"/>
          <w:sz w:val="24"/>
          <w:szCs w:val="24"/>
        </w:rPr>
        <w:t>4</w:t>
      </w:r>
    </w:p>
    <w:p w14:paraId="1EEF97FC" w14:textId="02455F13"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RESULTS AND DISCUSSION……………………………………………….…</w:t>
      </w:r>
      <w:proofErr w:type="gramStart"/>
      <w:r>
        <w:rPr>
          <w:rFonts w:ascii="Times New Roman" w:eastAsia="Times New Roman" w:hAnsi="Times New Roman" w:cs="Times New Roman"/>
          <w:sz w:val="24"/>
          <w:szCs w:val="24"/>
        </w:rPr>
        <w:t>2</w:t>
      </w:r>
      <w:r w:rsidR="002C3C1B">
        <w:rPr>
          <w:rFonts w:ascii="Times New Roman" w:eastAsia="Times New Roman" w:hAnsi="Times New Roman" w:cs="Times New Roman"/>
          <w:sz w:val="24"/>
          <w:szCs w:val="24"/>
        </w:rPr>
        <w:t>8</w:t>
      </w:r>
      <w:proofErr w:type="gramEnd"/>
    </w:p>
    <w:p w14:paraId="68A6644E" w14:textId="55D6766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CONCLUSION…………………………………………………………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r w:rsidR="002C3C1B">
        <w:rPr>
          <w:rFonts w:ascii="Times New Roman" w:eastAsia="Times New Roman" w:hAnsi="Times New Roman" w:cs="Times New Roman"/>
          <w:sz w:val="24"/>
          <w:szCs w:val="24"/>
        </w:rPr>
        <w:t>1</w:t>
      </w:r>
    </w:p>
    <w:p w14:paraId="5262E24C" w14:textId="77777777" w:rsidR="00F3510F" w:rsidRDefault="00F3510F">
      <w:pPr>
        <w:spacing w:line="480" w:lineRule="auto"/>
        <w:rPr>
          <w:rFonts w:ascii="Times New Roman" w:eastAsia="Times New Roman" w:hAnsi="Times New Roman" w:cs="Times New Roman"/>
          <w:sz w:val="24"/>
          <w:szCs w:val="24"/>
        </w:rPr>
      </w:pPr>
    </w:p>
    <w:p w14:paraId="36904EE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IDENTIFICATION OF FUNGAL SYMBIONTS OF LEAVES AND LICHENS FROM ARID AND SEMI-ARID AREAS OF SOUTHWEST AFRICA, AND THEIR PLACEMENT IN A THREE-CONTINENT CONTEXT</w:t>
      </w:r>
    </w:p>
    <w:p w14:paraId="592FF731" w14:textId="6CC7D43B"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ABSTRACT……………………………………………………………………...</w:t>
      </w:r>
      <w:proofErr w:type="gramStart"/>
      <w:r>
        <w:rPr>
          <w:rFonts w:ascii="Times New Roman" w:eastAsia="Times New Roman" w:hAnsi="Times New Roman" w:cs="Times New Roman"/>
          <w:sz w:val="24"/>
          <w:szCs w:val="24"/>
        </w:rPr>
        <w:t>4</w:t>
      </w:r>
      <w:r w:rsidR="002C3C1B">
        <w:rPr>
          <w:rFonts w:ascii="Times New Roman" w:eastAsia="Times New Roman" w:hAnsi="Times New Roman" w:cs="Times New Roman"/>
          <w:sz w:val="24"/>
          <w:szCs w:val="24"/>
        </w:rPr>
        <w:t>3</w:t>
      </w:r>
      <w:proofErr w:type="gramEnd"/>
    </w:p>
    <w:p w14:paraId="202AF5A2" w14:textId="4A8AA36E"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INTRODUCTION……………………………………………………………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w:t>
      </w:r>
      <w:r w:rsidR="002C3C1B">
        <w:rPr>
          <w:rFonts w:ascii="Times New Roman" w:eastAsia="Times New Roman" w:hAnsi="Times New Roman" w:cs="Times New Roman"/>
          <w:sz w:val="24"/>
          <w:szCs w:val="24"/>
        </w:rPr>
        <w:t>4</w:t>
      </w:r>
    </w:p>
    <w:p w14:paraId="2B1E11BC"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METHODS……………………………………………………………………….49</w:t>
      </w:r>
    </w:p>
    <w:p w14:paraId="3B9B1085" w14:textId="4DA54604"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RESULTS AND DISCUSSION………………………………………………….5</w:t>
      </w:r>
      <w:r w:rsidR="002C3C1B">
        <w:rPr>
          <w:rFonts w:ascii="Times New Roman" w:eastAsia="Times New Roman" w:hAnsi="Times New Roman" w:cs="Times New Roman"/>
          <w:sz w:val="24"/>
          <w:szCs w:val="24"/>
        </w:rPr>
        <w:t>2</w:t>
      </w:r>
    </w:p>
    <w:p w14:paraId="46D59323" w14:textId="77777777" w:rsidR="00F3510F" w:rsidRDefault="00F3510F">
      <w:pPr>
        <w:spacing w:line="480" w:lineRule="auto"/>
        <w:rPr>
          <w:rFonts w:ascii="Times New Roman" w:eastAsia="Times New Roman" w:hAnsi="Times New Roman" w:cs="Times New Roman"/>
          <w:sz w:val="24"/>
          <w:szCs w:val="24"/>
        </w:rPr>
      </w:pPr>
    </w:p>
    <w:p w14:paraId="0A7A70DF"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RESOURCES……………………………………………………………………………………</w:t>
      </w:r>
      <w:proofErr w:type="gramStart"/>
      <w:r>
        <w:rPr>
          <w:rFonts w:ascii="Times New Roman" w:eastAsia="Times New Roman" w:hAnsi="Times New Roman" w:cs="Times New Roman"/>
          <w:sz w:val="24"/>
          <w:szCs w:val="24"/>
        </w:rPr>
        <w:t>64</w:t>
      </w:r>
      <w:proofErr w:type="gramEnd"/>
    </w:p>
    <w:p w14:paraId="1648D59C" w14:textId="77777777" w:rsidR="00F3510F" w:rsidRDefault="00F3510F">
      <w:pPr>
        <w:spacing w:line="480" w:lineRule="auto"/>
        <w:rPr>
          <w:rFonts w:ascii="Times New Roman" w:eastAsia="Times New Roman" w:hAnsi="Times New Roman" w:cs="Times New Roman"/>
          <w:sz w:val="24"/>
          <w:szCs w:val="24"/>
        </w:rPr>
      </w:pPr>
    </w:p>
    <w:p w14:paraId="033776CD" w14:textId="77777777" w:rsidR="00F3510F" w:rsidRDefault="00F3510F">
      <w:pPr>
        <w:spacing w:line="480" w:lineRule="auto"/>
        <w:rPr>
          <w:rFonts w:ascii="Times New Roman" w:eastAsia="Times New Roman" w:hAnsi="Times New Roman" w:cs="Times New Roman"/>
          <w:sz w:val="24"/>
          <w:szCs w:val="24"/>
        </w:rPr>
      </w:pPr>
    </w:p>
    <w:p w14:paraId="01D541A3" w14:textId="77777777" w:rsidR="00F3510F" w:rsidRDefault="00F3510F">
      <w:pPr>
        <w:spacing w:line="480" w:lineRule="auto"/>
        <w:jc w:val="center"/>
        <w:rPr>
          <w:rFonts w:ascii="Times New Roman" w:eastAsia="Times New Roman" w:hAnsi="Times New Roman" w:cs="Times New Roman"/>
          <w:b/>
          <w:sz w:val="24"/>
          <w:szCs w:val="24"/>
        </w:rPr>
      </w:pPr>
    </w:p>
    <w:p w14:paraId="6D43AF4E"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14:paraId="58A930CD"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ONE TABLES: </w:t>
      </w:r>
    </w:p>
    <w:p w14:paraId="6DC20934" w14:textId="77777777" w:rsidR="00F3510F" w:rsidRDefault="00F3510F">
      <w:pPr>
        <w:spacing w:line="480" w:lineRule="auto"/>
        <w:rPr>
          <w:rFonts w:ascii="Times New Roman" w:eastAsia="Times New Roman" w:hAnsi="Times New Roman" w:cs="Times New Roman"/>
          <w:b/>
          <w:sz w:val="24"/>
          <w:szCs w:val="24"/>
        </w:rPr>
      </w:pPr>
    </w:p>
    <w:p w14:paraId="47E7FCD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SUPPLEMENTARY TABLE 1.1: </w:t>
      </w:r>
      <w:r>
        <w:rPr>
          <w:rFonts w:ascii="Times New Roman" w:eastAsia="Times New Roman" w:hAnsi="Times New Roman" w:cs="Times New Roman"/>
          <w:sz w:val="24"/>
          <w:szCs w:val="24"/>
        </w:rPr>
        <w:t>Biocrust OTU assignments and Associated Metadata</w:t>
      </w:r>
    </w:p>
    <w:p w14:paraId="29DB7BC7"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SUPPLEMENTARY TABLE 1.2: </w:t>
      </w:r>
      <w:r>
        <w:rPr>
          <w:rFonts w:ascii="Times New Roman" w:eastAsia="Times New Roman" w:hAnsi="Times New Roman" w:cs="Times New Roman"/>
          <w:sz w:val="24"/>
          <w:szCs w:val="24"/>
        </w:rPr>
        <w:t xml:space="preserve">TBAS Taxonomy Assignments and </w:t>
      </w:r>
      <w:proofErr w:type="spellStart"/>
      <w:r>
        <w:rPr>
          <w:rFonts w:ascii="Times New Roman" w:eastAsia="Times New Roman" w:hAnsi="Times New Roman" w:cs="Times New Roman"/>
          <w:sz w:val="24"/>
          <w:szCs w:val="24"/>
        </w:rPr>
        <w:t>FUNGuild</w:t>
      </w:r>
      <w:proofErr w:type="spellEnd"/>
      <w:r>
        <w:rPr>
          <w:rFonts w:ascii="Times New Roman" w:eastAsia="Times New Roman" w:hAnsi="Times New Roman" w:cs="Times New Roman"/>
          <w:sz w:val="24"/>
          <w:szCs w:val="24"/>
        </w:rPr>
        <w:t xml:space="preserve"> Assignments</w:t>
      </w:r>
    </w:p>
    <w:p w14:paraId="6428598E"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SUPPLEMENTARY TABLE 1.3: </w:t>
      </w:r>
      <w:r>
        <w:rPr>
          <w:rFonts w:ascii="Times New Roman" w:eastAsia="Times New Roman" w:hAnsi="Times New Roman" w:cs="Times New Roman"/>
          <w:sz w:val="24"/>
          <w:szCs w:val="24"/>
        </w:rPr>
        <w:t>Community Composition of Biocrusts vs Other Substrates</w:t>
      </w:r>
    </w:p>
    <w:p w14:paraId="7B009BBC"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SUPPLEMENTARY TABLE 1.4: </w:t>
      </w:r>
      <w:r>
        <w:rPr>
          <w:rFonts w:ascii="Times New Roman" w:eastAsia="Times New Roman" w:hAnsi="Times New Roman" w:cs="Times New Roman"/>
          <w:sz w:val="24"/>
          <w:szCs w:val="24"/>
        </w:rPr>
        <w:t>Indicator species Analysis with Guild and Taxa</w:t>
      </w:r>
    </w:p>
    <w:p w14:paraId="616384DD" w14:textId="77777777" w:rsidR="00F3510F" w:rsidRDefault="00F3510F">
      <w:pPr>
        <w:spacing w:line="480" w:lineRule="auto"/>
        <w:rPr>
          <w:rFonts w:ascii="Times New Roman" w:eastAsia="Times New Roman" w:hAnsi="Times New Roman" w:cs="Times New Roman"/>
          <w:sz w:val="24"/>
          <w:szCs w:val="24"/>
        </w:rPr>
      </w:pPr>
    </w:p>
    <w:p w14:paraId="41ECFF02"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TWO TABLES: </w:t>
      </w:r>
    </w:p>
    <w:p w14:paraId="3BFFB8B5" w14:textId="77777777" w:rsidR="00F3510F" w:rsidRDefault="00F3510F">
      <w:pPr>
        <w:spacing w:line="480" w:lineRule="auto"/>
        <w:rPr>
          <w:rFonts w:ascii="Times New Roman" w:eastAsia="Times New Roman" w:hAnsi="Times New Roman" w:cs="Times New Roman"/>
          <w:b/>
          <w:sz w:val="24"/>
          <w:szCs w:val="24"/>
        </w:rPr>
      </w:pPr>
    </w:p>
    <w:p w14:paraId="5C5DCE72"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TABLE 2.1: S</w:t>
      </w:r>
      <w:r>
        <w:rPr>
          <w:rFonts w:ascii="Times New Roman" w:eastAsia="Times New Roman" w:hAnsi="Times New Roman" w:cs="Times New Roman"/>
          <w:sz w:val="24"/>
          <w:szCs w:val="24"/>
        </w:rPr>
        <w:t>outhern Africa Site Meta Data and Sample IDs</w:t>
      </w:r>
    </w:p>
    <w:p w14:paraId="15C5CB53"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TABLE 2.2: C</w:t>
      </w:r>
      <w:r>
        <w:rPr>
          <w:rFonts w:ascii="Times New Roman" w:eastAsia="Times New Roman" w:hAnsi="Times New Roman" w:cs="Times New Roman"/>
          <w:sz w:val="24"/>
          <w:szCs w:val="24"/>
        </w:rPr>
        <w:t>hile Site Meta Data and Sample IDs</w:t>
      </w:r>
    </w:p>
    <w:p w14:paraId="6015F5CF"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SUPPLEMENTARY TABLE 2.3: </w:t>
      </w:r>
      <w:r>
        <w:rPr>
          <w:rFonts w:ascii="Times New Roman" w:eastAsia="Times New Roman" w:hAnsi="Times New Roman" w:cs="Times New Roman"/>
          <w:sz w:val="24"/>
          <w:szCs w:val="24"/>
        </w:rPr>
        <w:t>Arizona Site Meta Data and Sample IDs</w:t>
      </w:r>
    </w:p>
    <w:p w14:paraId="4583EB0D"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SUPPLEMENTARY TABLE 2.4: </w:t>
      </w:r>
      <w:r>
        <w:rPr>
          <w:rFonts w:ascii="Times New Roman" w:eastAsia="Times New Roman" w:hAnsi="Times New Roman" w:cs="Times New Roman"/>
          <w:sz w:val="24"/>
          <w:szCs w:val="24"/>
        </w:rPr>
        <w:t>TBAS Taxa Africa Dataset</w:t>
      </w:r>
    </w:p>
    <w:p w14:paraId="70DD3E4B"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TABLE 2.5:</w:t>
      </w:r>
      <w:r>
        <w:rPr>
          <w:rFonts w:ascii="Times New Roman" w:eastAsia="Times New Roman" w:hAnsi="Times New Roman" w:cs="Times New Roman"/>
          <w:sz w:val="24"/>
          <w:szCs w:val="24"/>
        </w:rPr>
        <w:t xml:space="preserve"> TBAS Taxa All Arid Regions</w:t>
      </w:r>
    </w:p>
    <w:p w14:paraId="72ABA4A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TABLE 2.6:</w:t>
      </w:r>
      <w:r>
        <w:rPr>
          <w:rFonts w:ascii="Times New Roman" w:eastAsia="Times New Roman" w:hAnsi="Times New Roman" w:cs="Times New Roman"/>
          <w:sz w:val="24"/>
          <w:szCs w:val="24"/>
        </w:rPr>
        <w:t xml:space="preserve"> Site Condensed Metadata</w:t>
      </w:r>
    </w:p>
    <w:p w14:paraId="3DD8799A"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SUPPLEMENTARY TABLE 2.7: </w:t>
      </w:r>
      <w:r>
        <w:rPr>
          <w:rFonts w:ascii="Times New Roman" w:eastAsia="Times New Roman" w:hAnsi="Times New Roman" w:cs="Times New Roman"/>
          <w:sz w:val="24"/>
          <w:szCs w:val="24"/>
        </w:rPr>
        <w:t>OTU Matrix and Meta data Used in Community Analysis</w:t>
      </w:r>
    </w:p>
    <w:p w14:paraId="34BDE82E" w14:textId="77777777" w:rsidR="00F3510F" w:rsidRDefault="00F3510F">
      <w:pPr>
        <w:spacing w:line="480" w:lineRule="auto"/>
        <w:jc w:val="center"/>
        <w:rPr>
          <w:rFonts w:ascii="Times New Roman" w:eastAsia="Times New Roman" w:hAnsi="Times New Roman" w:cs="Times New Roman"/>
          <w:b/>
          <w:sz w:val="24"/>
          <w:szCs w:val="24"/>
        </w:rPr>
      </w:pPr>
    </w:p>
    <w:p w14:paraId="74810161" w14:textId="77777777" w:rsidR="00F3510F" w:rsidRDefault="00F3510F">
      <w:pPr>
        <w:spacing w:line="480" w:lineRule="auto"/>
        <w:jc w:val="center"/>
        <w:rPr>
          <w:rFonts w:ascii="Times New Roman" w:eastAsia="Times New Roman" w:hAnsi="Times New Roman" w:cs="Times New Roman"/>
          <w:b/>
          <w:sz w:val="24"/>
          <w:szCs w:val="24"/>
        </w:rPr>
      </w:pPr>
    </w:p>
    <w:p w14:paraId="141EC9D2" w14:textId="77777777" w:rsidR="00F3510F" w:rsidRDefault="00F3510F">
      <w:pPr>
        <w:spacing w:line="480" w:lineRule="auto"/>
        <w:jc w:val="center"/>
        <w:rPr>
          <w:rFonts w:ascii="Times New Roman" w:eastAsia="Times New Roman" w:hAnsi="Times New Roman" w:cs="Times New Roman"/>
          <w:b/>
          <w:sz w:val="24"/>
          <w:szCs w:val="24"/>
        </w:rPr>
      </w:pPr>
    </w:p>
    <w:p w14:paraId="7C314032" w14:textId="77777777" w:rsidR="00F3510F" w:rsidRDefault="00F3510F">
      <w:pPr>
        <w:spacing w:line="480" w:lineRule="auto"/>
        <w:jc w:val="center"/>
        <w:rPr>
          <w:rFonts w:ascii="Times New Roman" w:eastAsia="Times New Roman" w:hAnsi="Times New Roman" w:cs="Times New Roman"/>
          <w:b/>
          <w:sz w:val="24"/>
          <w:szCs w:val="24"/>
        </w:rPr>
      </w:pPr>
    </w:p>
    <w:p w14:paraId="0878C63D" w14:textId="77777777" w:rsidR="00F3510F" w:rsidRDefault="00F3510F">
      <w:pPr>
        <w:spacing w:line="480" w:lineRule="auto"/>
        <w:jc w:val="center"/>
        <w:rPr>
          <w:rFonts w:ascii="Times New Roman" w:eastAsia="Times New Roman" w:hAnsi="Times New Roman" w:cs="Times New Roman"/>
          <w:b/>
          <w:sz w:val="24"/>
          <w:szCs w:val="24"/>
        </w:rPr>
      </w:pPr>
    </w:p>
    <w:p w14:paraId="1C59C03E"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14:paraId="3A30D933"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 FIGURES:</w:t>
      </w:r>
    </w:p>
    <w:p w14:paraId="7F0948B9" w14:textId="77777777" w:rsidR="00F3510F" w:rsidRDefault="00000000">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1.1:</w:t>
      </w:r>
      <w:r>
        <w:rPr>
          <w:rFonts w:ascii="Times New Roman" w:eastAsia="Times New Roman" w:hAnsi="Times New Roman" w:cs="Times New Roman"/>
          <w:sz w:val="24"/>
          <w:szCs w:val="24"/>
        </w:rPr>
        <w:t xml:space="preserve"> Study location, representative biocrust, and experimental design………………</w:t>
      </w:r>
      <w:proofErr w:type="gramStart"/>
      <w:r>
        <w:rPr>
          <w:rFonts w:ascii="Times New Roman" w:eastAsia="Times New Roman" w:hAnsi="Times New Roman" w:cs="Times New Roman"/>
          <w:sz w:val="24"/>
          <w:szCs w:val="24"/>
        </w:rPr>
        <w:t>35</w:t>
      </w:r>
      <w:proofErr w:type="gramEnd"/>
    </w:p>
    <w:p w14:paraId="2237E130" w14:textId="77777777" w:rsidR="00F3510F" w:rsidRDefault="00000000">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1.2: P</w:t>
      </w:r>
      <w:r>
        <w:rPr>
          <w:rFonts w:ascii="Times New Roman" w:eastAsia="Times New Roman" w:hAnsi="Times New Roman" w:cs="Times New Roman"/>
          <w:sz w:val="24"/>
          <w:szCs w:val="24"/>
        </w:rPr>
        <w:t>hylogenetic diversity of biocrust fungi from SRER……………………………</w:t>
      </w:r>
      <w:proofErr w:type="gramStart"/>
      <w:r>
        <w:rPr>
          <w:rFonts w:ascii="Times New Roman" w:eastAsia="Times New Roman" w:hAnsi="Times New Roman" w:cs="Times New Roman"/>
          <w:sz w:val="24"/>
          <w:szCs w:val="24"/>
        </w:rPr>
        <w:t>36</w:t>
      </w:r>
      <w:proofErr w:type="gramEnd"/>
    </w:p>
    <w:p w14:paraId="54C6AB34" w14:textId="77777777" w:rsidR="00F3510F" w:rsidRDefault="00000000">
      <w:pPr>
        <w:widowControl w:v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1.3: </w:t>
      </w:r>
      <w:r>
        <w:rPr>
          <w:rFonts w:ascii="Times New Roman" w:eastAsia="Times New Roman" w:hAnsi="Times New Roman" w:cs="Times New Roman"/>
          <w:sz w:val="24"/>
          <w:szCs w:val="24"/>
        </w:rPr>
        <w:t>Richness and diversity of biocrust fungi in each focal pasture at SRER……</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37</w:t>
      </w:r>
    </w:p>
    <w:p w14:paraId="64A2CFA4" w14:textId="77777777" w:rsidR="00F3510F" w:rsidRDefault="00000000">
      <w:pPr>
        <w:widowControl w:val="0"/>
        <w:spacing w:after="20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FIGURE 1.4: </w:t>
      </w:r>
      <w:r>
        <w:rPr>
          <w:rFonts w:ascii="Times New Roman" w:eastAsia="Times New Roman" w:hAnsi="Times New Roman" w:cs="Times New Roman"/>
          <w:sz w:val="24"/>
          <w:szCs w:val="24"/>
          <w:highlight w:val="white"/>
        </w:rPr>
        <w:t xml:space="preserve">Community composition of fungi from biocrusts at SRER differed as a function </w:t>
      </w:r>
      <w:proofErr w:type="gramStart"/>
      <w:r>
        <w:rPr>
          <w:rFonts w:ascii="Times New Roman" w:eastAsia="Times New Roman" w:hAnsi="Times New Roman" w:cs="Times New Roman"/>
          <w:sz w:val="24"/>
          <w:szCs w:val="24"/>
          <w:highlight w:val="white"/>
        </w:rPr>
        <w:t>of  distance</w:t>
      </w:r>
      <w:proofErr w:type="gramEnd"/>
      <w:r>
        <w:rPr>
          <w:rFonts w:ascii="Times New Roman" w:eastAsia="Times New Roman" w:hAnsi="Times New Roman" w:cs="Times New Roman"/>
          <w:sz w:val="24"/>
          <w:szCs w:val="24"/>
          <w:highlight w:val="white"/>
        </w:rPr>
        <w:t xml:space="preserve"> to water tanks……………………………………………………………………..…38</w:t>
      </w:r>
    </w:p>
    <w:p w14:paraId="5504BA0B" w14:textId="77777777" w:rsidR="00F3510F"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FIGURE 1.5: </w:t>
      </w:r>
      <w:r>
        <w:rPr>
          <w:rFonts w:ascii="Times New Roman" w:eastAsia="Times New Roman" w:hAnsi="Times New Roman" w:cs="Times New Roman"/>
          <w:sz w:val="24"/>
          <w:szCs w:val="24"/>
        </w:rPr>
        <w:t>Fungal communities identified from different substrates in the same area differed among substrate types……………………………………………………………………………</w:t>
      </w:r>
      <w:proofErr w:type="gramStart"/>
      <w:r>
        <w:rPr>
          <w:rFonts w:ascii="Times New Roman" w:eastAsia="Times New Roman" w:hAnsi="Times New Roman" w:cs="Times New Roman"/>
          <w:sz w:val="24"/>
          <w:szCs w:val="24"/>
        </w:rPr>
        <w:t>39</w:t>
      </w:r>
      <w:proofErr w:type="gramEnd"/>
    </w:p>
    <w:p w14:paraId="31620E51" w14:textId="77777777" w:rsidR="00F3510F" w:rsidRDefault="00000000">
      <w:pPr>
        <w:widowControl w:v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1.6: </w:t>
      </w:r>
      <w:r>
        <w:rPr>
          <w:rFonts w:ascii="Times New Roman" w:eastAsia="Times New Roman" w:hAnsi="Times New Roman" w:cs="Times New Roman"/>
          <w:sz w:val="24"/>
          <w:szCs w:val="24"/>
        </w:rPr>
        <w:t>Ecological functions of fungi in biocrusts differ as a function of distance from tanks……………………………………………………………………………………………...</w:t>
      </w:r>
      <w:proofErr w:type="gramStart"/>
      <w:r>
        <w:rPr>
          <w:rFonts w:ascii="Times New Roman" w:eastAsia="Times New Roman" w:hAnsi="Times New Roman" w:cs="Times New Roman"/>
          <w:sz w:val="24"/>
          <w:szCs w:val="24"/>
        </w:rPr>
        <w:t>40</w:t>
      </w:r>
      <w:proofErr w:type="gramEnd"/>
    </w:p>
    <w:p w14:paraId="19CBF67F" w14:textId="77777777" w:rsidR="00F3510F" w:rsidRDefault="00000000">
      <w:pPr>
        <w:widowControl w:v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1.7: </w:t>
      </w:r>
      <w:r>
        <w:rPr>
          <w:rFonts w:ascii="Times New Roman" w:eastAsia="Times New Roman" w:hAnsi="Times New Roman" w:cs="Times New Roman"/>
          <w:sz w:val="24"/>
          <w:szCs w:val="24"/>
        </w:rPr>
        <w:t>Although ecological functions differed as a function of distance to tanks, the prevalence of major fungal lineages did not…………………………………………………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41</w:t>
      </w:r>
    </w:p>
    <w:p w14:paraId="40BC1B09" w14:textId="77777777" w:rsidR="00F3510F" w:rsidRDefault="00000000">
      <w:pPr>
        <w:widowControl w:val="0"/>
        <w:spacing w:after="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TWO FIGURES:</w:t>
      </w:r>
    </w:p>
    <w:p w14:paraId="0B660B41" w14:textId="22CF73CF"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2.1: </w:t>
      </w:r>
      <w:r>
        <w:rPr>
          <w:rFonts w:ascii="Times New Roman" w:eastAsia="Times New Roman" w:hAnsi="Times New Roman" w:cs="Times New Roman"/>
          <w:sz w:val="24"/>
          <w:szCs w:val="24"/>
        </w:rPr>
        <w:t>Locations of arid environments studied…………………………………………</w:t>
      </w:r>
      <w:proofErr w:type="gramStart"/>
      <w:r>
        <w:rPr>
          <w:rFonts w:ascii="Times New Roman" w:eastAsia="Times New Roman" w:hAnsi="Times New Roman" w:cs="Times New Roman"/>
          <w:sz w:val="24"/>
          <w:szCs w:val="24"/>
        </w:rPr>
        <w:t>.5</w:t>
      </w:r>
      <w:r w:rsidR="002C3C1B">
        <w:rPr>
          <w:rFonts w:ascii="Times New Roman" w:eastAsia="Times New Roman" w:hAnsi="Times New Roman" w:cs="Times New Roman"/>
          <w:sz w:val="24"/>
          <w:szCs w:val="24"/>
        </w:rPr>
        <w:t>8</w:t>
      </w:r>
      <w:proofErr w:type="gramEnd"/>
    </w:p>
    <w:p w14:paraId="64CA6E10" w14:textId="2D1AAA26"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2.2: </w:t>
      </w:r>
      <w:r>
        <w:rPr>
          <w:rFonts w:ascii="Times New Roman" w:eastAsia="Times New Roman" w:hAnsi="Times New Roman" w:cs="Times New Roman"/>
          <w:sz w:val="24"/>
          <w:szCs w:val="24"/>
        </w:rPr>
        <w:t>Phylogenetic diversity of fungi isolated from plant and lichen samples in dryland environments.………………………………………………………………………………….…</w:t>
      </w:r>
      <w:proofErr w:type="gramStart"/>
      <w:r w:rsidR="002C3C1B">
        <w:rPr>
          <w:rFonts w:ascii="Times New Roman" w:eastAsia="Times New Roman" w:hAnsi="Times New Roman" w:cs="Times New Roman"/>
          <w:sz w:val="24"/>
          <w:szCs w:val="24"/>
        </w:rPr>
        <w:t>59</w:t>
      </w:r>
      <w:proofErr w:type="gramEnd"/>
    </w:p>
    <w:p w14:paraId="44ED5785" w14:textId="1C66791F"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2.3: </w:t>
      </w:r>
      <w:r>
        <w:rPr>
          <w:rFonts w:ascii="Times New Roman" w:eastAsia="Times New Roman" w:hAnsi="Times New Roman" w:cs="Times New Roman"/>
          <w:sz w:val="24"/>
          <w:szCs w:val="24"/>
        </w:rPr>
        <w:t>Pearson correlation coefficients to assess relationships among climatic factors.…………………………………………………………………………………………...</w:t>
      </w:r>
      <w:proofErr w:type="gramStart"/>
      <w:r>
        <w:rPr>
          <w:rFonts w:ascii="Times New Roman" w:eastAsia="Times New Roman" w:hAnsi="Times New Roman" w:cs="Times New Roman"/>
          <w:sz w:val="24"/>
          <w:szCs w:val="24"/>
        </w:rPr>
        <w:t>6</w:t>
      </w:r>
      <w:r w:rsidR="002C3C1B">
        <w:rPr>
          <w:rFonts w:ascii="Times New Roman" w:eastAsia="Times New Roman" w:hAnsi="Times New Roman" w:cs="Times New Roman"/>
          <w:sz w:val="24"/>
          <w:szCs w:val="24"/>
        </w:rPr>
        <w:t>0</w:t>
      </w:r>
      <w:proofErr w:type="gramEnd"/>
      <w:r>
        <w:br w:type="page"/>
      </w:r>
    </w:p>
    <w:p w14:paraId="60435EE2" w14:textId="77777777" w:rsidR="00F3510F" w:rsidRDefault="00F3510F">
      <w:pPr>
        <w:spacing w:line="480" w:lineRule="auto"/>
        <w:rPr>
          <w:rFonts w:ascii="Times New Roman" w:eastAsia="Times New Roman" w:hAnsi="Times New Roman" w:cs="Times New Roman"/>
          <w:b/>
          <w:sz w:val="24"/>
          <w:szCs w:val="24"/>
        </w:rPr>
      </w:pPr>
    </w:p>
    <w:p w14:paraId="139BEE94" w14:textId="41C57580"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2.4: </w:t>
      </w:r>
      <w:r>
        <w:rPr>
          <w:rFonts w:ascii="Times New Roman" w:eastAsia="Times New Roman" w:hAnsi="Times New Roman" w:cs="Times New Roman"/>
          <w:sz w:val="24"/>
          <w:szCs w:val="24"/>
        </w:rPr>
        <w:t>PCA plot mapping climatic factors and their composite correlations with one another………………………………………………………………………………………</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w:t>
      </w:r>
      <w:r w:rsidR="002C3C1B">
        <w:rPr>
          <w:rFonts w:ascii="Times New Roman" w:eastAsia="Times New Roman" w:hAnsi="Times New Roman" w:cs="Times New Roman"/>
          <w:sz w:val="24"/>
          <w:szCs w:val="24"/>
        </w:rPr>
        <w:t>1</w:t>
      </w:r>
    </w:p>
    <w:p w14:paraId="601C5B83" w14:textId="6CC6E6BE"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2.5: </w:t>
      </w:r>
      <w:r>
        <w:rPr>
          <w:rFonts w:ascii="Times New Roman" w:eastAsia="Times New Roman" w:hAnsi="Times New Roman" w:cs="Times New Roman"/>
          <w:sz w:val="24"/>
          <w:szCs w:val="24"/>
        </w:rPr>
        <w:t>Endophyte community composition differ among dryland environments on three continents………………………………………………………………………………………</w:t>
      </w:r>
      <w:proofErr w:type="gramStart"/>
      <w:r>
        <w:rPr>
          <w:rFonts w:ascii="Times New Roman" w:eastAsia="Times New Roman" w:hAnsi="Times New Roman" w:cs="Times New Roman"/>
          <w:sz w:val="24"/>
          <w:szCs w:val="24"/>
        </w:rPr>
        <w:t>6</w:t>
      </w:r>
      <w:r w:rsidR="002C3C1B">
        <w:rPr>
          <w:rFonts w:ascii="Times New Roman" w:eastAsia="Times New Roman" w:hAnsi="Times New Roman" w:cs="Times New Roman"/>
          <w:sz w:val="24"/>
          <w:szCs w:val="24"/>
        </w:rPr>
        <w:t>2</w:t>
      </w:r>
      <w:proofErr w:type="gramEnd"/>
    </w:p>
    <w:p w14:paraId="3AEF8FD3" w14:textId="7766383C"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2.6: </w:t>
      </w:r>
      <w:r>
        <w:rPr>
          <w:rFonts w:ascii="Times New Roman" w:eastAsia="Times New Roman" w:hAnsi="Times New Roman" w:cs="Times New Roman"/>
          <w:sz w:val="24"/>
          <w:szCs w:val="24"/>
        </w:rPr>
        <w:t>Distribution of fungal classes in Ascomycota across three dryland environments……………………………………………………………………………………</w:t>
      </w:r>
      <w:proofErr w:type="gramStart"/>
      <w:r>
        <w:rPr>
          <w:rFonts w:ascii="Times New Roman" w:eastAsia="Times New Roman" w:hAnsi="Times New Roman" w:cs="Times New Roman"/>
          <w:sz w:val="24"/>
          <w:szCs w:val="24"/>
        </w:rPr>
        <w:t>6</w:t>
      </w:r>
      <w:r w:rsidR="002C3C1B">
        <w:rPr>
          <w:rFonts w:ascii="Times New Roman" w:eastAsia="Times New Roman" w:hAnsi="Times New Roman" w:cs="Times New Roman"/>
          <w:sz w:val="24"/>
          <w:szCs w:val="24"/>
        </w:rPr>
        <w:t>3</w:t>
      </w:r>
      <w:proofErr w:type="gramEnd"/>
    </w:p>
    <w:p w14:paraId="136D6653" w14:textId="77777777" w:rsidR="00F3510F" w:rsidRDefault="00F3510F">
      <w:pPr>
        <w:spacing w:after="200" w:line="480" w:lineRule="auto"/>
        <w:rPr>
          <w:rFonts w:ascii="Times New Roman" w:eastAsia="Times New Roman" w:hAnsi="Times New Roman" w:cs="Times New Roman"/>
          <w:b/>
          <w:sz w:val="24"/>
          <w:szCs w:val="24"/>
        </w:rPr>
      </w:pPr>
    </w:p>
    <w:p w14:paraId="66FB3B5E" w14:textId="77777777" w:rsidR="00F3510F" w:rsidRDefault="00F3510F">
      <w:pPr>
        <w:spacing w:after="200" w:line="480" w:lineRule="auto"/>
        <w:rPr>
          <w:rFonts w:ascii="Times New Roman" w:eastAsia="Times New Roman" w:hAnsi="Times New Roman" w:cs="Times New Roman"/>
          <w:b/>
          <w:sz w:val="24"/>
          <w:szCs w:val="24"/>
        </w:rPr>
      </w:pPr>
    </w:p>
    <w:p w14:paraId="4F216E59" w14:textId="77777777" w:rsidR="00F3510F" w:rsidRDefault="00F3510F">
      <w:pPr>
        <w:spacing w:after="200" w:line="480" w:lineRule="auto"/>
        <w:rPr>
          <w:rFonts w:ascii="Times New Roman" w:eastAsia="Times New Roman" w:hAnsi="Times New Roman" w:cs="Times New Roman"/>
          <w:b/>
          <w:sz w:val="24"/>
          <w:szCs w:val="24"/>
        </w:rPr>
      </w:pPr>
    </w:p>
    <w:p w14:paraId="50932712" w14:textId="77777777" w:rsidR="00F3510F" w:rsidRDefault="00F3510F">
      <w:pPr>
        <w:spacing w:after="200" w:line="480" w:lineRule="auto"/>
        <w:rPr>
          <w:rFonts w:ascii="Times New Roman" w:eastAsia="Times New Roman" w:hAnsi="Times New Roman" w:cs="Times New Roman"/>
          <w:b/>
          <w:sz w:val="24"/>
          <w:szCs w:val="24"/>
        </w:rPr>
      </w:pPr>
    </w:p>
    <w:p w14:paraId="384EB61B" w14:textId="77777777" w:rsidR="00F3510F" w:rsidRDefault="00F3510F">
      <w:pPr>
        <w:spacing w:after="200" w:line="480" w:lineRule="auto"/>
        <w:rPr>
          <w:rFonts w:ascii="Times New Roman" w:eastAsia="Times New Roman" w:hAnsi="Times New Roman" w:cs="Times New Roman"/>
          <w:b/>
          <w:sz w:val="24"/>
          <w:szCs w:val="24"/>
        </w:rPr>
      </w:pPr>
    </w:p>
    <w:p w14:paraId="3EACF81C" w14:textId="77777777" w:rsidR="00F3510F" w:rsidRDefault="00F3510F">
      <w:pPr>
        <w:spacing w:after="200" w:line="480" w:lineRule="auto"/>
        <w:rPr>
          <w:rFonts w:ascii="Times New Roman" w:eastAsia="Times New Roman" w:hAnsi="Times New Roman" w:cs="Times New Roman"/>
          <w:b/>
          <w:sz w:val="24"/>
          <w:szCs w:val="24"/>
        </w:rPr>
      </w:pPr>
    </w:p>
    <w:p w14:paraId="0CB71CE5" w14:textId="77777777" w:rsidR="00F3510F" w:rsidRDefault="00F3510F">
      <w:pPr>
        <w:spacing w:after="200" w:line="480" w:lineRule="auto"/>
        <w:rPr>
          <w:rFonts w:ascii="Times New Roman" w:eastAsia="Times New Roman" w:hAnsi="Times New Roman" w:cs="Times New Roman"/>
          <w:b/>
          <w:sz w:val="24"/>
          <w:szCs w:val="24"/>
        </w:rPr>
      </w:pPr>
    </w:p>
    <w:p w14:paraId="67DC450C" w14:textId="77777777" w:rsidR="00F3510F" w:rsidRDefault="00F3510F">
      <w:pPr>
        <w:spacing w:after="200" w:line="480" w:lineRule="auto"/>
        <w:rPr>
          <w:rFonts w:ascii="Times New Roman" w:eastAsia="Times New Roman" w:hAnsi="Times New Roman" w:cs="Times New Roman"/>
          <w:b/>
          <w:sz w:val="24"/>
          <w:szCs w:val="24"/>
        </w:rPr>
      </w:pPr>
    </w:p>
    <w:p w14:paraId="0851BE9F" w14:textId="77777777" w:rsidR="00F3510F" w:rsidRDefault="00F3510F">
      <w:pPr>
        <w:spacing w:after="200" w:line="480" w:lineRule="auto"/>
        <w:rPr>
          <w:rFonts w:ascii="Times New Roman" w:eastAsia="Times New Roman" w:hAnsi="Times New Roman" w:cs="Times New Roman"/>
          <w:b/>
          <w:sz w:val="24"/>
          <w:szCs w:val="24"/>
        </w:rPr>
      </w:pPr>
    </w:p>
    <w:p w14:paraId="430A8465" w14:textId="77777777" w:rsidR="00F3510F" w:rsidRDefault="00F3510F">
      <w:pPr>
        <w:spacing w:after="200" w:line="480" w:lineRule="auto"/>
        <w:rPr>
          <w:rFonts w:ascii="Times New Roman" w:eastAsia="Times New Roman" w:hAnsi="Times New Roman" w:cs="Times New Roman"/>
          <w:b/>
          <w:sz w:val="24"/>
          <w:szCs w:val="24"/>
        </w:rPr>
      </w:pPr>
    </w:p>
    <w:p w14:paraId="0585FE19" w14:textId="77777777" w:rsidR="00F3510F" w:rsidRDefault="00F3510F">
      <w:pPr>
        <w:spacing w:after="200" w:line="480" w:lineRule="auto"/>
        <w:rPr>
          <w:rFonts w:ascii="Times New Roman" w:eastAsia="Times New Roman" w:hAnsi="Times New Roman" w:cs="Times New Roman"/>
          <w:b/>
          <w:sz w:val="24"/>
          <w:szCs w:val="24"/>
        </w:rPr>
      </w:pPr>
    </w:p>
    <w:p w14:paraId="0071ABAD" w14:textId="77777777" w:rsidR="00F3510F" w:rsidRDefault="00F3510F">
      <w:pPr>
        <w:spacing w:after="200" w:line="480" w:lineRule="auto"/>
        <w:rPr>
          <w:rFonts w:ascii="Times New Roman" w:eastAsia="Times New Roman" w:hAnsi="Times New Roman" w:cs="Times New Roman"/>
          <w:b/>
          <w:sz w:val="24"/>
          <w:szCs w:val="24"/>
        </w:rPr>
      </w:pPr>
    </w:p>
    <w:p w14:paraId="23D3ADDE" w14:textId="77777777" w:rsidR="00F3510F" w:rsidRDefault="00F3510F">
      <w:pPr>
        <w:spacing w:after="200" w:line="480" w:lineRule="auto"/>
        <w:rPr>
          <w:rFonts w:ascii="Times New Roman" w:eastAsia="Times New Roman" w:hAnsi="Times New Roman" w:cs="Times New Roman"/>
          <w:b/>
          <w:sz w:val="24"/>
          <w:szCs w:val="24"/>
        </w:rPr>
      </w:pPr>
    </w:p>
    <w:p w14:paraId="0AC1E2F6" w14:textId="77777777" w:rsidR="00F3510F" w:rsidRDefault="00F3510F">
      <w:pPr>
        <w:spacing w:after="200" w:line="480" w:lineRule="auto"/>
        <w:rPr>
          <w:rFonts w:ascii="Times New Roman" w:eastAsia="Times New Roman" w:hAnsi="Times New Roman" w:cs="Times New Roman"/>
          <w:b/>
          <w:sz w:val="24"/>
          <w:szCs w:val="24"/>
        </w:rPr>
      </w:pPr>
    </w:p>
    <w:p w14:paraId="4B2CB705" w14:textId="77777777" w:rsidR="00F3510F" w:rsidRDefault="00000000">
      <w:pPr>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D760D21" w14:textId="77F8D2B2"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Organisms in arid and semiarid drylands face environmental challenges such as heat and drought, high salinity and low organic content of soils, and intense ultraviolet radiation. Despite these challenges, </w:t>
      </w:r>
      <w:ins w:id="1" w:author="Marand, Mariam Hosseini - (mhmarand)" w:date="2023-12-12T13:26:00Z">
        <w:r w:rsidR="004431DA">
          <w:rPr>
            <w:rFonts w:ascii="Times New Roman" w:eastAsia="Times New Roman" w:hAnsi="Times New Roman" w:cs="Times New Roman"/>
            <w:sz w:val="24"/>
            <w:szCs w:val="24"/>
          </w:rPr>
          <w:t>dryland</w:t>
        </w:r>
      </w:ins>
      <w:del w:id="2" w:author="Marand, Mariam Hosseini - (mhmarand)" w:date="2023-12-12T13:26:00Z">
        <w:r w:rsidDel="004431DA">
          <w:rPr>
            <w:rFonts w:ascii="Times New Roman" w:eastAsia="Times New Roman" w:hAnsi="Times New Roman" w:cs="Times New Roman"/>
            <w:sz w:val="24"/>
            <w:szCs w:val="24"/>
          </w:rPr>
          <w:delText>arid</w:delText>
        </w:r>
      </w:del>
      <w:r>
        <w:rPr>
          <w:rFonts w:ascii="Times New Roman" w:eastAsia="Times New Roman" w:hAnsi="Times New Roman" w:cs="Times New Roman"/>
          <w:sz w:val="24"/>
          <w:szCs w:val="24"/>
        </w:rPr>
        <w:t xml:space="preserve"> environments are </w:t>
      </w:r>
      <w:proofErr w:type="gramStart"/>
      <w:r>
        <w:rPr>
          <w:rFonts w:ascii="Times New Roman" w:eastAsia="Times New Roman" w:hAnsi="Times New Roman" w:cs="Times New Roman"/>
          <w:sz w:val="24"/>
          <w:szCs w:val="24"/>
        </w:rPr>
        <w:t>some of</w:t>
      </w:r>
      <w:proofErr w:type="gramEnd"/>
      <w:r>
        <w:rPr>
          <w:rFonts w:ascii="Times New Roman" w:eastAsia="Times New Roman" w:hAnsi="Times New Roman" w:cs="Times New Roman"/>
          <w:sz w:val="24"/>
          <w:szCs w:val="24"/>
        </w:rPr>
        <w:t xml:space="preserve"> the most biologically diverse ecosystems in the world: plants that inhabit these ecosystems have evolved unique ways to combat these challenges through distinctive adaptations and, in some cases, symbiotic associations that enhance their resilience. </w:t>
      </w:r>
      <w:del w:id="3" w:author="Marand, Mariam Hosseini - (mhmarand)" w:date="2023-12-12T13:27:00Z">
        <w:r w:rsidDel="004431DA">
          <w:rPr>
            <w:rFonts w:ascii="Times New Roman" w:eastAsia="Times New Roman" w:hAnsi="Times New Roman" w:cs="Times New Roman"/>
            <w:sz w:val="24"/>
            <w:szCs w:val="24"/>
          </w:rPr>
          <w:delText>Relatively little</w:delText>
        </w:r>
      </w:del>
      <w:ins w:id="4" w:author="Marand, Mariam Hosseini - (mhmarand)" w:date="2023-12-12T13:27:00Z">
        <w:r w:rsidR="004431DA">
          <w:rPr>
            <w:rFonts w:ascii="Times New Roman" w:eastAsia="Times New Roman" w:hAnsi="Times New Roman" w:cs="Times New Roman"/>
            <w:sz w:val="24"/>
            <w:szCs w:val="24"/>
          </w:rPr>
          <w:t>Little</w:t>
        </w:r>
      </w:ins>
      <w:r>
        <w:rPr>
          <w:rFonts w:ascii="Times New Roman" w:eastAsia="Times New Roman" w:hAnsi="Times New Roman" w:cs="Times New Roman"/>
          <w:sz w:val="24"/>
          <w:szCs w:val="24"/>
        </w:rPr>
        <w:t xml:space="preserve"> work has </w:t>
      </w:r>
      <w:proofErr w:type="gramStart"/>
      <w:r>
        <w:rPr>
          <w:rFonts w:ascii="Times New Roman" w:eastAsia="Times New Roman" w:hAnsi="Times New Roman" w:cs="Times New Roman"/>
          <w:sz w:val="24"/>
          <w:szCs w:val="24"/>
        </w:rPr>
        <w:t>been done</w:t>
      </w:r>
      <w:proofErr w:type="gramEnd"/>
      <w:r>
        <w:rPr>
          <w:rFonts w:ascii="Times New Roman" w:eastAsia="Times New Roman" w:hAnsi="Times New Roman" w:cs="Times New Roman"/>
          <w:sz w:val="24"/>
          <w:szCs w:val="24"/>
        </w:rPr>
        <w:t xml:space="preserve"> to characterize the fungal lineages that occur as cryptic symbionts of plants in dryland environments. This thesis focuses specifically on characterizing fungi that occur within photosynthetic structures – leaves, lichen thalli, and biological soil crusts – collected from arid and semi-arid environments. In my first chapter I characterize fungi associated with biological soil crusts in the southwestern United States, focusing on their responses to disturbance at the Santa Rita Experimental Range. In my second chapter, I contribute novel data regarding culturable endophytes of lichens and plants in southwestern Africa, and place these into a global context by relating their diversity and composition to climate variables across three continents. Taken together, my work </w:t>
      </w:r>
      <w:proofErr w:type="gramStart"/>
      <w:r>
        <w:rPr>
          <w:rFonts w:ascii="Times New Roman" w:eastAsia="Times New Roman" w:hAnsi="Times New Roman" w:cs="Times New Roman"/>
          <w:sz w:val="24"/>
          <w:szCs w:val="24"/>
        </w:rPr>
        <w:t>showcases</w:t>
      </w:r>
      <w:proofErr w:type="gramEnd"/>
      <w:r>
        <w:rPr>
          <w:rFonts w:ascii="Times New Roman" w:eastAsia="Times New Roman" w:hAnsi="Times New Roman" w:cs="Times New Roman"/>
          <w:sz w:val="24"/>
          <w:szCs w:val="24"/>
        </w:rPr>
        <w:t xml:space="preserve"> the diversity of fungi that exists within these ecosystems and provides insight into how the distributions of fungi and their hosts may shift in response to changes, such as those associated with land-use, disturbance, and ultimately, climate change.</w:t>
      </w:r>
    </w:p>
    <w:p w14:paraId="04E25FBE" w14:textId="77777777" w:rsidR="00F3510F" w:rsidRDefault="00F3510F">
      <w:pPr>
        <w:spacing w:line="480" w:lineRule="auto"/>
        <w:rPr>
          <w:rFonts w:ascii="Times New Roman" w:eastAsia="Times New Roman" w:hAnsi="Times New Roman" w:cs="Times New Roman"/>
          <w:sz w:val="24"/>
          <w:szCs w:val="24"/>
        </w:rPr>
      </w:pPr>
    </w:p>
    <w:p w14:paraId="7B7FAAB3" w14:textId="77777777" w:rsidR="00F3510F" w:rsidRDefault="00F3510F">
      <w:pPr>
        <w:spacing w:line="480" w:lineRule="auto"/>
        <w:jc w:val="center"/>
        <w:rPr>
          <w:rFonts w:ascii="Times New Roman" w:eastAsia="Times New Roman" w:hAnsi="Times New Roman" w:cs="Times New Roman"/>
          <w:b/>
          <w:sz w:val="24"/>
          <w:szCs w:val="24"/>
        </w:rPr>
      </w:pPr>
    </w:p>
    <w:p w14:paraId="6BC49B72" w14:textId="77777777" w:rsidR="00F3510F" w:rsidRDefault="00F3510F">
      <w:pPr>
        <w:spacing w:line="480" w:lineRule="auto"/>
        <w:jc w:val="center"/>
        <w:rPr>
          <w:rFonts w:ascii="Times New Roman" w:eastAsia="Times New Roman" w:hAnsi="Times New Roman" w:cs="Times New Roman"/>
          <w:b/>
          <w:sz w:val="24"/>
          <w:szCs w:val="24"/>
        </w:rPr>
      </w:pPr>
    </w:p>
    <w:p w14:paraId="3788F24F" w14:textId="51054AF4" w:rsidR="00F3510F" w:rsidRPr="00834E75" w:rsidRDefault="00000000" w:rsidP="00834E7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BC49EA9" w14:textId="77777777" w:rsidR="00F3510F" w:rsidRDefault="00F3510F">
      <w:pPr>
        <w:spacing w:line="480" w:lineRule="auto"/>
        <w:rPr>
          <w:rFonts w:ascii="Times New Roman" w:eastAsia="Times New Roman" w:hAnsi="Times New Roman" w:cs="Times New Roman"/>
          <w:sz w:val="24"/>
          <w:szCs w:val="24"/>
        </w:rPr>
      </w:pPr>
    </w:p>
    <w:p w14:paraId="61078AB1"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The importance and vulnerability of arid and semi-arid ecosystems</w:t>
      </w:r>
    </w:p>
    <w:p w14:paraId="79608535" w14:textId="5B92AA83"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Drylands constitute earth’s largest biome </w:t>
      </w:r>
      <w:hyperlink r:id="rId7">
        <w:r>
          <w:rPr>
            <w:rFonts w:ascii="Times New Roman" w:eastAsia="Times New Roman" w:hAnsi="Times New Roman" w:cs="Times New Roman"/>
            <w:sz w:val="24"/>
            <w:szCs w:val="24"/>
          </w:rPr>
          <w:t>(Eldridge et al., 2020)</w:t>
        </w:r>
      </w:hyperlink>
      <w:r>
        <w:rPr>
          <w:rFonts w:ascii="Times New Roman" w:eastAsia="Times New Roman" w:hAnsi="Times New Roman" w:cs="Times New Roman"/>
          <w:sz w:val="24"/>
          <w:szCs w:val="24"/>
        </w:rPr>
        <w:t xml:space="preserve"> covering approximately 41% of earth’s land area </w:t>
      </w:r>
      <w:r>
        <w:fldChar w:fldCharType="begin"/>
      </w:r>
      <w:r>
        <w:instrText>HYPERLINK "https://www.zotero.org/google-docs/?M7ZUL5" \h</w:instrText>
      </w:r>
      <w:r>
        <w:fldChar w:fldCharType="separate"/>
      </w:r>
      <w:r>
        <w:rPr>
          <w:rFonts w:ascii="Times New Roman" w:eastAsia="Times New Roman" w:hAnsi="Times New Roman" w:cs="Times New Roman"/>
          <w:sz w:val="24"/>
          <w:szCs w:val="24"/>
        </w:rPr>
        <w:t>(</w:t>
      </w:r>
      <w:ins w:id="5" w:author="Marand, Mariam Hosseini - (mhmarand)" w:date="2023-12-12T13:32:00Z">
        <w:r w:rsidR="004431DA" w:rsidRPr="004431DA">
          <w:t xml:space="preserve"> </w:t>
        </w:r>
        <w:r w:rsidR="004431DA" w:rsidRPr="004431DA">
          <w:rPr>
            <w:rFonts w:ascii="Times New Roman" w:eastAsia="Times New Roman" w:hAnsi="Times New Roman" w:cs="Times New Roman"/>
            <w:sz w:val="24"/>
            <w:szCs w:val="24"/>
          </w:rPr>
          <w:t>Hoover et al., 2020</w:t>
        </w:r>
        <w:r w:rsidR="004431DA">
          <w:rPr>
            <w:rFonts w:ascii="Times New Roman" w:eastAsia="Times New Roman" w:hAnsi="Times New Roman" w:cs="Times New Roman"/>
            <w:sz w:val="24"/>
            <w:szCs w:val="24"/>
          </w:rPr>
          <w:t xml:space="preserve">, </w:t>
        </w:r>
      </w:ins>
      <w:proofErr w:type="spellStart"/>
      <w:r>
        <w:rPr>
          <w:rFonts w:ascii="Times New Roman" w:eastAsia="Times New Roman" w:hAnsi="Times New Roman" w:cs="Times New Roman"/>
          <w:sz w:val="24"/>
          <w:szCs w:val="24"/>
        </w:rPr>
        <w:t>Prăvălie</w:t>
      </w:r>
      <w:proofErr w:type="spellEnd"/>
      <w:r>
        <w:rPr>
          <w:rFonts w:ascii="Times New Roman" w:eastAsia="Times New Roman" w:hAnsi="Times New Roman" w:cs="Times New Roman"/>
          <w:sz w:val="24"/>
          <w:szCs w:val="24"/>
        </w:rPr>
        <w:t>,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Defined as temperate and tropical lands with a scarcity of water, drylands are home to more than 2 billion people today </w:t>
      </w:r>
      <w:hyperlink r:id="rId8">
        <w:r>
          <w:rPr>
            <w:rFonts w:ascii="Times New Roman" w:eastAsia="Times New Roman" w:hAnsi="Times New Roman" w:cs="Times New Roman"/>
            <w:sz w:val="24"/>
            <w:szCs w:val="24"/>
          </w:rPr>
          <w:t>(Hoover et al., 2020)</w:t>
        </w:r>
      </w:hyperlink>
      <w:r>
        <w:rPr>
          <w:rFonts w:ascii="Times New Roman" w:eastAsia="Times New Roman" w:hAnsi="Times New Roman" w:cs="Times New Roman"/>
          <w:sz w:val="24"/>
          <w:szCs w:val="24"/>
        </w:rPr>
        <w:t xml:space="preserve">. Climate modeling suggests that drylands are predicted to grow to cover half of global land area by the end of the century </w:t>
      </w:r>
      <w:hyperlink r:id="rId9">
        <w:r>
          <w:rPr>
            <w:rFonts w:ascii="Times New Roman" w:eastAsia="Times New Roman" w:hAnsi="Times New Roman" w:cs="Times New Roman"/>
            <w:sz w:val="24"/>
            <w:szCs w:val="24"/>
          </w:rPr>
          <w:t>(J. Huang et al., 2016)</w:t>
        </w:r>
      </w:hyperlink>
      <w:r>
        <w:rPr>
          <w:rFonts w:ascii="Times New Roman" w:eastAsia="Times New Roman" w:hAnsi="Times New Roman" w:cs="Times New Roman"/>
          <w:sz w:val="24"/>
          <w:szCs w:val="24"/>
        </w:rPr>
        <w:t xml:space="preserve">. The greatest warming has been observed in semi-arid drylands, which are most sensitive to climate change and human activity </w:t>
      </w:r>
      <w:hyperlink r:id="rId10">
        <w:r>
          <w:rPr>
            <w:rFonts w:ascii="Times New Roman" w:eastAsia="Times New Roman" w:hAnsi="Times New Roman" w:cs="Times New Roman"/>
            <w:sz w:val="24"/>
            <w:szCs w:val="24"/>
          </w:rPr>
          <w:t>(J. Huang et al., 2017)</w:t>
        </w:r>
      </w:hyperlink>
      <w:r>
        <w:rPr>
          <w:rFonts w:ascii="Times New Roman" w:eastAsia="Times New Roman" w:hAnsi="Times New Roman" w:cs="Times New Roman"/>
          <w:sz w:val="24"/>
          <w:szCs w:val="24"/>
        </w:rPr>
        <w:t xml:space="preserve">. Such drylands also are under increasing pressure from development, changes in fire regimes, invasions by non-native species, expansion of agriculture, livestock grazing, and drought, making these landscapes both important and yet, highly threatened in our changing world </w:t>
      </w:r>
      <w:hyperlink r:id="rId11">
        <w:r>
          <w:rPr>
            <w:rFonts w:ascii="Times New Roman" w:eastAsia="Times New Roman" w:hAnsi="Times New Roman" w:cs="Times New Roman"/>
            <w:sz w:val="24"/>
            <w:szCs w:val="24"/>
          </w:rPr>
          <w:t>(J. Huang et al., 2017; Underwood et al., 2019; Zhang et al., 2023)</w:t>
        </w:r>
      </w:hyperlink>
      <w:r>
        <w:rPr>
          <w:rFonts w:ascii="Times New Roman" w:eastAsia="Times New Roman" w:hAnsi="Times New Roman" w:cs="Times New Roman"/>
          <w:sz w:val="24"/>
          <w:szCs w:val="24"/>
        </w:rPr>
        <w:t>.</w:t>
      </w:r>
    </w:p>
    <w:p w14:paraId="06E34B74" w14:textId="77777777" w:rsidR="00F3510F" w:rsidRDefault="00F3510F">
      <w:pPr>
        <w:spacing w:line="480" w:lineRule="auto"/>
        <w:rPr>
          <w:rFonts w:ascii="Times New Roman" w:eastAsia="Times New Roman" w:hAnsi="Times New Roman" w:cs="Times New Roman"/>
          <w:sz w:val="24"/>
          <w:szCs w:val="24"/>
        </w:rPr>
      </w:pPr>
    </w:p>
    <w:p w14:paraId="58D244BB" w14:textId="33D79346"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pressures of climate change</w:t>
      </w:r>
      <w:r w:rsidR="00B058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human activity together result in myriad changes to dryland ecosystems, but most prominent among them is desertification – the degradation of vegetation and loss of plant cover that, with cascading impacts, results in a loss of biodiversity and productivity. In parallel with these pressures, the timing of life cycles and distributions of species are also shifting, with earlier springs and warmer winters increasing pressure from pathogens and parasites </w:t>
      </w:r>
      <w:hyperlink r:id="rId12">
        <w:r>
          <w:rPr>
            <w:rFonts w:ascii="Times New Roman" w:eastAsia="Times New Roman" w:hAnsi="Times New Roman" w:cs="Times New Roman"/>
            <w:sz w:val="24"/>
            <w:szCs w:val="24"/>
          </w:rPr>
          <w:t xml:space="preserve">(Archer &amp; </w:t>
        </w:r>
        <w:proofErr w:type="spellStart"/>
        <w:r>
          <w:rPr>
            <w:rFonts w:ascii="Times New Roman" w:eastAsia="Times New Roman" w:hAnsi="Times New Roman" w:cs="Times New Roman"/>
            <w:sz w:val="24"/>
            <w:szCs w:val="24"/>
          </w:rPr>
          <w:t>Predick</w:t>
        </w:r>
        <w:proofErr w:type="spellEnd"/>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xml:space="preserve">. This is particularly visible in soil-borne fungal pathogens such as </w:t>
      </w:r>
      <w:r>
        <w:rPr>
          <w:rFonts w:ascii="Times New Roman" w:eastAsia="Times New Roman" w:hAnsi="Times New Roman" w:cs="Times New Roman"/>
          <w:i/>
          <w:sz w:val="24"/>
          <w:szCs w:val="24"/>
        </w:rPr>
        <w:t>Alter</w:t>
      </w:r>
      <w:ins w:id="6" w:author="Marand, Mariam Hosseini - (mhmarand)" w:date="2023-12-12T13:37:00Z">
        <w:r w:rsidR="00B05888">
          <w:rPr>
            <w:rFonts w:ascii="Times New Roman" w:eastAsia="Times New Roman" w:hAnsi="Times New Roman" w:cs="Times New Roman"/>
            <w:i/>
            <w:sz w:val="24"/>
            <w:szCs w:val="24"/>
          </w:rPr>
          <w:t>nar</w:t>
        </w:r>
      </w:ins>
      <w:r>
        <w:rPr>
          <w:rFonts w:ascii="Times New Roman" w:eastAsia="Times New Roman" w:hAnsi="Times New Roman" w:cs="Times New Roman"/>
          <w:i/>
          <w:sz w:val="24"/>
          <w:szCs w:val="24"/>
        </w:rPr>
        <w:t xml:space="preserve">ia </w:t>
      </w:r>
      <w:proofErr w:type="spellStart"/>
      <w:r>
        <w:rPr>
          <w:rFonts w:ascii="Times New Roman" w:eastAsia="Times New Roman" w:hAnsi="Times New Roman" w:cs="Times New Roman"/>
          <w:i/>
          <w:sz w:val="24"/>
          <w:szCs w:val="24"/>
        </w:rPr>
        <w:t>alternata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with negative consequences for human health, food security </w:t>
      </w:r>
      <w:hyperlink r:id="rId13">
        <w:r>
          <w:rPr>
            <w:rFonts w:ascii="Times New Roman" w:eastAsia="Times New Roman" w:hAnsi="Times New Roman" w:cs="Times New Roman"/>
            <w:sz w:val="24"/>
            <w:szCs w:val="24"/>
          </w:rPr>
          <w:t>(Delgado-Baquerizo et al., 2020)</w:t>
        </w:r>
      </w:hyperlink>
      <w:r>
        <w:rPr>
          <w:rFonts w:ascii="Times New Roman" w:eastAsia="Times New Roman" w:hAnsi="Times New Roman" w:cs="Times New Roman"/>
          <w:sz w:val="24"/>
          <w:szCs w:val="24"/>
        </w:rPr>
        <w:t xml:space="preserve">, and ultimately, the unique functions and biodiversity of dryland ecosystems. </w:t>
      </w:r>
    </w:p>
    <w:p w14:paraId="15A39E7E" w14:textId="77777777" w:rsidR="00F3510F" w:rsidRDefault="00F3510F">
      <w:pPr>
        <w:spacing w:line="480" w:lineRule="auto"/>
        <w:rPr>
          <w:rFonts w:ascii="Times New Roman" w:eastAsia="Times New Roman" w:hAnsi="Times New Roman" w:cs="Times New Roman"/>
          <w:sz w:val="24"/>
          <w:szCs w:val="24"/>
        </w:rPr>
      </w:pPr>
    </w:p>
    <w:p w14:paraId="4103F21C"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drylands expand and desertification increasingly threatens both the margins of arid zones and the viability of ecosystems within them, it is important to understand the complexity and diversity of the organisms which inhabit these regions. Two main efforts are indeed: to document existing biodiversity, and to relate the structure of that biodiversity to climate factors, which may help predict future viability of fungal communities as environments become drier, warmer, and have less </w:t>
      </w:r>
      <w:del w:id="7" w:author="Marand, Mariam Hosseini - (mhmarand)" w:date="2023-12-12T13:40:00Z">
        <w:r w:rsidDel="008B56E8">
          <w:rPr>
            <w:rFonts w:ascii="Times New Roman" w:eastAsia="Times New Roman" w:hAnsi="Times New Roman" w:cs="Times New Roman"/>
            <w:sz w:val="24"/>
            <w:szCs w:val="24"/>
          </w:rPr>
          <w:delText xml:space="preserve">reliable or </w:delText>
        </w:r>
      </w:del>
      <w:r>
        <w:rPr>
          <w:rFonts w:ascii="Times New Roman" w:eastAsia="Times New Roman" w:hAnsi="Times New Roman" w:cs="Times New Roman"/>
          <w:sz w:val="24"/>
          <w:szCs w:val="24"/>
        </w:rPr>
        <w:t>consistent patterns of precipitation. More broadly, by understanding how organisms have evolved to live in dryland environments, we may be able discover resources such as genes relevant for heat or desiccation tolerance, which may have applications in the future.</w:t>
      </w:r>
    </w:p>
    <w:p w14:paraId="4F6BE7B3" w14:textId="77777777" w:rsidR="00F3510F" w:rsidRDefault="00F3510F">
      <w:pPr>
        <w:spacing w:line="480" w:lineRule="auto"/>
        <w:rPr>
          <w:rFonts w:ascii="Times New Roman" w:eastAsia="Times New Roman" w:hAnsi="Times New Roman" w:cs="Times New Roman"/>
          <w:sz w:val="24"/>
          <w:szCs w:val="24"/>
        </w:rPr>
      </w:pPr>
    </w:p>
    <w:p w14:paraId="79A49B7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Aside from contributing to global warming, human activities introduce threats to drylands through agricultural practices, resource extraction, habitat fragmentation, and the introduction of invasive species </w:t>
      </w:r>
      <w:hyperlink r:id="rId14">
        <w:r>
          <w:rPr>
            <w:rFonts w:ascii="Times New Roman" w:eastAsia="Times New Roman" w:hAnsi="Times New Roman" w:cs="Times New Roman"/>
            <w:sz w:val="24"/>
            <w:szCs w:val="24"/>
          </w:rPr>
          <w:t>(Zhang et al., 2023)</w:t>
        </w:r>
      </w:hyperlink>
      <w:r>
        <w:rPr>
          <w:rFonts w:ascii="Times New Roman" w:eastAsia="Times New Roman" w:hAnsi="Times New Roman" w:cs="Times New Roman"/>
          <w:sz w:val="24"/>
          <w:szCs w:val="24"/>
        </w:rPr>
        <w:t xml:space="preserve">. While impacts on plants and animals have </w:t>
      </w:r>
      <w:proofErr w:type="gramStart"/>
      <w:r>
        <w:rPr>
          <w:rFonts w:ascii="Times New Roman" w:eastAsia="Times New Roman" w:hAnsi="Times New Roman" w:cs="Times New Roman"/>
          <w:sz w:val="24"/>
          <w:szCs w:val="24"/>
        </w:rPr>
        <w:t>been studied</w:t>
      </w:r>
      <w:proofErr w:type="gramEnd"/>
      <w:r>
        <w:rPr>
          <w:rFonts w:ascii="Times New Roman" w:eastAsia="Times New Roman" w:hAnsi="Times New Roman" w:cs="Times New Roman"/>
          <w:sz w:val="24"/>
          <w:szCs w:val="24"/>
        </w:rPr>
        <w:t xml:space="preserve"> in some cases, limited research has been devoted to the fungal symbionts that interact closely with plants in such environments. In arid and semi-arid lands, plants ranging from mosses to diverse vascular plants host diverse endophytic fungi </w:t>
      </w:r>
      <w:hyperlink r:id="rId15">
        <w:r>
          <w:rPr>
            <w:rFonts w:ascii="Times New Roman" w:eastAsia="Times New Roman" w:hAnsi="Times New Roman" w:cs="Times New Roman"/>
            <w:sz w:val="24"/>
            <w:szCs w:val="24"/>
          </w:rPr>
          <w:t>(Y.-L. Huang et al., 2018; Massimo et al., 2015; Zuo et al., 2021)</w:t>
        </w:r>
      </w:hyperlink>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ultimate goal</w:t>
      </w:r>
      <w:proofErr w:type="gramEnd"/>
      <w:r>
        <w:rPr>
          <w:rFonts w:ascii="Times New Roman" w:eastAsia="Times New Roman" w:hAnsi="Times New Roman" w:cs="Times New Roman"/>
          <w:sz w:val="24"/>
          <w:szCs w:val="24"/>
        </w:rPr>
        <w:t xml:space="preserve"> of this thesis is to document the existing biodiversity of such fungi in arid and semi-arid lands in areas representing three continents, with special attention to the relationship of fungal diversity and community composition to factors such as disturbance, temperature, and precipitation. </w:t>
      </w:r>
      <w:proofErr w:type="gramStart"/>
      <w:r>
        <w:rPr>
          <w:rFonts w:ascii="Times New Roman" w:eastAsia="Times New Roman" w:hAnsi="Times New Roman" w:cs="Times New Roman"/>
          <w:sz w:val="24"/>
          <w:szCs w:val="24"/>
        </w:rPr>
        <w:t>Ultimately</w:t>
      </w:r>
      <w:proofErr w:type="gramEnd"/>
      <w:r>
        <w:rPr>
          <w:rFonts w:ascii="Times New Roman" w:eastAsia="Times New Roman" w:hAnsi="Times New Roman" w:cs="Times New Roman"/>
          <w:sz w:val="24"/>
          <w:szCs w:val="24"/>
        </w:rPr>
        <w:t xml:space="preserve"> I hope that my work may contribute in the long term </w:t>
      </w:r>
      <w:r>
        <w:rPr>
          <w:rFonts w:ascii="Times New Roman" w:eastAsia="Times New Roman" w:hAnsi="Times New Roman" w:cs="Times New Roman"/>
          <w:sz w:val="24"/>
          <w:szCs w:val="24"/>
        </w:rPr>
        <w:lastRenderedPageBreak/>
        <w:t>to sustainable land management practices in drylands in order to minimize loss of biodiversity, with an eye to fungal symbionts.</w:t>
      </w:r>
    </w:p>
    <w:p w14:paraId="3AECEB1D" w14:textId="77777777" w:rsidR="00F3510F" w:rsidRDefault="00F3510F">
      <w:pPr>
        <w:spacing w:line="480" w:lineRule="auto"/>
        <w:rPr>
          <w:rFonts w:ascii="Times New Roman" w:eastAsia="Times New Roman" w:hAnsi="Times New Roman" w:cs="Times New Roman"/>
          <w:b/>
          <w:sz w:val="24"/>
          <w:szCs w:val="24"/>
        </w:rPr>
      </w:pPr>
    </w:p>
    <w:p w14:paraId="2E048B15"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Adaptations to arid lands: the roles of fungi in resilience</w:t>
      </w:r>
    </w:p>
    <w:p w14:paraId="7F586C68" w14:textId="057EBF5B"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Organisms inhabiting arid lands face challenges due to water limitation. This is manifested especially strongly for plants that must grow in conditions with low moisture content in soils, increasing salinization, nutrient deficiencies, low organic carbon, and high solar radiation </w:t>
      </w:r>
      <w:del w:id="8" w:author="Marand, Mariam Hosseini - (mhmarand)" w:date="2023-12-12T13:45:00Z">
        <w:r w:rsidDel="008B023E">
          <w:fldChar w:fldCharType="begin"/>
        </w:r>
        <w:r w:rsidDel="008B023E">
          <w:delInstrText>HYPERLINK "https://www.zotero.org/google-docs/?MnGOFy" \h</w:delInstrText>
        </w:r>
        <w:r w:rsidDel="008B023E">
          <w:fldChar w:fldCharType="separate"/>
        </w:r>
        <w:r w:rsidDel="008B023E">
          <w:delText>(Naorem et al., 2023)</w:delText>
        </w:r>
        <w:r w:rsidDel="008B023E">
          <w:fldChar w:fldCharType="end"/>
        </w:r>
      </w:del>
      <w:ins w:id="9" w:author="Marand, Mariam Hosseini - (mhmarand)" w:date="2023-12-12T13:45:00Z">
        <w:r w:rsidR="008B023E">
          <w:rPr>
            <w:rFonts w:ascii="Times New Roman" w:hAnsi="Times New Roman" w:cs="Times New Roman"/>
            <w:sz w:val="24"/>
            <w:szCs w:val="24"/>
          </w:rPr>
          <w:t>(</w:t>
        </w:r>
      </w:ins>
      <w:hyperlink r:id="rId16">
        <w:r>
          <w:rPr>
            <w:rFonts w:ascii="Times New Roman" w:eastAsia="Times New Roman" w:hAnsi="Times New Roman" w:cs="Times New Roman"/>
            <w:sz w:val="24"/>
            <w:szCs w:val="24"/>
          </w:rPr>
          <w:t>Farooq et al., 2012</w:t>
        </w:r>
      </w:hyperlink>
      <w:r>
        <w:t xml:space="preserve">, </w:t>
      </w:r>
      <w:hyperlink r:id="rId17">
        <w:r>
          <w:rPr>
            <w:rFonts w:ascii="Times New Roman" w:eastAsia="Times New Roman" w:hAnsi="Times New Roman" w:cs="Times New Roman"/>
            <w:sz w:val="24"/>
            <w:szCs w:val="24"/>
          </w:rPr>
          <w:t>Zahedi et al., 2021</w:t>
        </w:r>
      </w:hyperlink>
      <w:r>
        <w:t xml:space="preserve">, </w:t>
      </w:r>
      <w:hyperlink r:id="rId18">
        <w:proofErr w:type="spellStart"/>
        <w:r>
          <w:rPr>
            <w:rFonts w:ascii="Times New Roman" w:eastAsia="Times New Roman" w:hAnsi="Times New Roman" w:cs="Times New Roman"/>
            <w:sz w:val="24"/>
            <w:szCs w:val="24"/>
          </w:rPr>
          <w:t>Naorem</w:t>
        </w:r>
        <w:proofErr w:type="spellEnd"/>
        <w:r>
          <w:rPr>
            <w:rFonts w:ascii="Times New Roman" w:eastAsia="Times New Roman" w:hAnsi="Times New Roman" w:cs="Times New Roman"/>
            <w:sz w:val="24"/>
            <w:szCs w:val="24"/>
          </w:rPr>
          <w:t xml:space="preserve"> et al., 2023)</w:t>
        </w:r>
      </w:hyperlink>
      <w:r>
        <w:rPr>
          <w:rFonts w:ascii="Times New Roman" w:eastAsia="Times New Roman" w:hAnsi="Times New Roman" w:cs="Times New Roman"/>
          <w:sz w:val="24"/>
          <w:szCs w:val="24"/>
        </w:rPr>
        <w:t>. Due to such challenges the plants that inhibit these environments are highly adapted and specialized to be able to tolerate these stressors. For example many arid-adapted plants use crassulacean acid metabolism (CAM) that allows them to close their stomata during the day and fix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at night in order to reduce water loss in water-limited environments </w:t>
      </w:r>
      <w:hyperlink r:id="rId19">
        <w:r>
          <w:rPr>
            <w:rFonts w:ascii="Times New Roman" w:eastAsia="Times New Roman" w:hAnsi="Times New Roman" w:cs="Times New Roman"/>
            <w:sz w:val="24"/>
            <w:szCs w:val="24"/>
          </w:rPr>
          <w:t>(Cushman, 2001)</w:t>
        </w:r>
      </w:hyperlink>
      <w:r>
        <w:rPr>
          <w:rFonts w:ascii="Times New Roman" w:eastAsia="Times New Roman" w:hAnsi="Times New Roman" w:cs="Times New Roman"/>
          <w:sz w:val="24"/>
          <w:szCs w:val="24"/>
        </w:rPr>
        <w:t xml:space="preserve">. Other plants may produce secondary metabolites that help them to navigate stress, such as in the case of drought-tolerant wild barley, which produces specialized phenols and flavonoids in response to drought stress </w:t>
      </w:r>
      <w:hyperlink r:id="rId20">
        <w:r>
          <w:rPr>
            <w:rFonts w:ascii="Times New Roman" w:eastAsia="Times New Roman" w:hAnsi="Times New Roman" w:cs="Times New Roman"/>
            <w:sz w:val="24"/>
            <w:szCs w:val="24"/>
          </w:rPr>
          <w:t>(Zahedi et al., 2021)</w:t>
        </w:r>
      </w:hyperlink>
      <w:r>
        <w:rPr>
          <w:rFonts w:ascii="Times New Roman" w:eastAsia="Times New Roman" w:hAnsi="Times New Roman" w:cs="Times New Roman"/>
          <w:sz w:val="24"/>
          <w:szCs w:val="24"/>
        </w:rPr>
        <w:t xml:space="preserve">. </w:t>
      </w:r>
    </w:p>
    <w:p w14:paraId="7E43D26E" w14:textId="77777777" w:rsidR="00F3510F" w:rsidRDefault="00F3510F">
      <w:pPr>
        <w:spacing w:line="480" w:lineRule="auto"/>
        <w:rPr>
          <w:rFonts w:ascii="Times New Roman" w:eastAsia="Times New Roman" w:hAnsi="Times New Roman" w:cs="Times New Roman"/>
          <w:sz w:val="24"/>
          <w:szCs w:val="24"/>
        </w:rPr>
      </w:pPr>
    </w:p>
    <w:p w14:paraId="0AECC185"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key element in plants’ mitigation of environmental stress is the establishment of beneficial symbiosis with fungi. Fungi in particular are adept at tolerating extreme environments and are key players in the functionality and balance of these ecosystems due to their versatile lifestyles and phenotypic plasticity </w:t>
      </w:r>
      <w:hyperlink r:id="rId2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Coleine</w:t>
        </w:r>
        <w:proofErr w:type="spellEnd"/>
        <w:r>
          <w:rPr>
            <w:rFonts w:ascii="Times New Roman" w:eastAsia="Times New Roman" w:hAnsi="Times New Roman" w:cs="Times New Roman"/>
            <w:sz w:val="24"/>
            <w:szCs w:val="24"/>
          </w:rPr>
          <w:t xml:space="preserve"> et al., 2022)</w:t>
        </w:r>
      </w:hyperlink>
      <w:r>
        <w:rPr>
          <w:rFonts w:ascii="Times New Roman" w:eastAsia="Times New Roman" w:hAnsi="Times New Roman" w:cs="Times New Roman"/>
          <w:sz w:val="24"/>
          <w:szCs w:val="24"/>
        </w:rPr>
        <w:t xml:space="preserve">. Many fungi in extreme environments have evolved to produce melanin pigments in their cell walls to protect themselves against UV radiation and desiccation, as well as from high concentrations of salts, radiation and metals </w:t>
      </w:r>
      <w:hyperlink r:id="rId22">
        <w:r>
          <w:rPr>
            <w:rFonts w:ascii="Times New Roman" w:eastAsia="Times New Roman" w:hAnsi="Times New Roman" w:cs="Times New Roman"/>
            <w:sz w:val="24"/>
            <w:szCs w:val="24"/>
          </w:rPr>
          <w:t xml:space="preserve">(Gessler et al., 2014; </w:t>
        </w:r>
        <w:proofErr w:type="spellStart"/>
        <w:r>
          <w:rPr>
            <w:rFonts w:ascii="Times New Roman" w:eastAsia="Times New Roman" w:hAnsi="Times New Roman" w:cs="Times New Roman"/>
            <w:sz w:val="24"/>
            <w:szCs w:val="24"/>
          </w:rPr>
          <w:t>Gosti</w:t>
        </w:r>
      </w:hyperlink>
      <w:hyperlink r:id="rId23">
        <w:r>
          <w:rPr>
            <w:rFonts w:ascii="Times New Roman" w:eastAsia="Times New Roman" w:hAnsi="Times New Roman" w:cs="Times New Roman"/>
            <w:sz w:val="24"/>
            <w:szCs w:val="24"/>
          </w:rPr>
          <w:t>n</w:t>
        </w:r>
      </w:hyperlink>
      <w:hyperlink r:id="rId24">
        <w:r>
          <w:rPr>
            <w:rFonts w:ascii="Times New Roman" w:eastAsia="Times New Roman" w:hAnsi="Times New Roman" w:cs="Times New Roman"/>
            <w:sz w:val="24"/>
            <w:szCs w:val="24"/>
          </w:rPr>
          <w:t>ča</w:t>
        </w:r>
      </w:hyperlink>
      <w:hyperlink r:id="rId25">
        <w:r>
          <w:rPr>
            <w:rFonts w:ascii="Times New Roman" w:eastAsia="Times New Roman" w:hAnsi="Times New Roman" w:cs="Times New Roman"/>
            <w:sz w:val="24"/>
            <w:szCs w:val="24"/>
          </w:rPr>
          <w:t>r</w:t>
        </w:r>
        <w:proofErr w:type="spellEnd"/>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sz w:val="24"/>
            <w:szCs w:val="24"/>
          </w:rPr>
          <w:t>et al., 2010)</w:t>
        </w:r>
      </w:hyperlink>
      <w:r>
        <w:rPr>
          <w:rFonts w:ascii="Times New Roman" w:eastAsia="Times New Roman" w:hAnsi="Times New Roman" w:cs="Times New Roman"/>
          <w:sz w:val="24"/>
          <w:szCs w:val="24"/>
        </w:rPr>
        <w:t xml:space="preserve">. Certain fungi in genera such as </w:t>
      </w:r>
      <w:r>
        <w:rPr>
          <w:rFonts w:ascii="Times New Roman" w:eastAsia="Times New Roman" w:hAnsi="Times New Roman" w:cs="Times New Roman"/>
          <w:i/>
          <w:sz w:val="24"/>
          <w:szCs w:val="24"/>
        </w:rPr>
        <w:t>Aspergillus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lastRenderedPageBreak/>
        <w:t>Penicillium</w:t>
      </w:r>
      <w:r>
        <w:rPr>
          <w:rFonts w:ascii="Times New Roman" w:eastAsia="Times New Roman" w:hAnsi="Times New Roman" w:cs="Times New Roman"/>
          <w:sz w:val="24"/>
          <w:szCs w:val="24"/>
        </w:rPr>
        <w:t xml:space="preserve"> are some of the most xerophilic and </w:t>
      </w:r>
      <w:proofErr w:type="spellStart"/>
      <w:r>
        <w:rPr>
          <w:rFonts w:ascii="Times New Roman" w:eastAsia="Times New Roman" w:hAnsi="Times New Roman" w:cs="Times New Roman"/>
          <w:sz w:val="24"/>
          <w:szCs w:val="24"/>
        </w:rPr>
        <w:t>xerotolerant</w:t>
      </w:r>
      <w:proofErr w:type="spellEnd"/>
      <w:r>
        <w:rPr>
          <w:rFonts w:ascii="Times New Roman" w:eastAsia="Times New Roman" w:hAnsi="Times New Roman" w:cs="Times New Roman"/>
          <w:sz w:val="24"/>
          <w:szCs w:val="24"/>
        </w:rPr>
        <w:t xml:space="preserve"> organisms known, reproducing under conditions of </w:t>
      </w:r>
      <w:proofErr w:type="gramStart"/>
      <w:r>
        <w:rPr>
          <w:rFonts w:ascii="Times New Roman" w:eastAsia="Times New Roman" w:hAnsi="Times New Roman" w:cs="Times New Roman"/>
          <w:sz w:val="24"/>
          <w:szCs w:val="24"/>
        </w:rPr>
        <w:t>very low</w:t>
      </w:r>
      <w:proofErr w:type="gramEnd"/>
      <w:r>
        <w:rPr>
          <w:rFonts w:ascii="Times New Roman" w:eastAsia="Times New Roman" w:hAnsi="Times New Roman" w:cs="Times New Roman"/>
          <w:sz w:val="24"/>
          <w:szCs w:val="24"/>
        </w:rPr>
        <w:t xml:space="preserve"> water availability.</w:t>
      </w:r>
      <w:r>
        <w:rPr>
          <w:rFonts w:ascii="Times New Roman" w:eastAsia="Times New Roman" w:hAnsi="Times New Roman" w:cs="Times New Roman"/>
          <w:b/>
          <w:sz w:val="24"/>
          <w:szCs w:val="24"/>
        </w:rPr>
        <w:t xml:space="preserve"> </w:t>
      </w:r>
      <w:hyperlink r:id="rId27">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Coleine</w:t>
        </w:r>
        <w:proofErr w:type="spellEnd"/>
        <w:r>
          <w:rPr>
            <w:rFonts w:ascii="Times New Roman" w:eastAsia="Times New Roman" w:hAnsi="Times New Roman" w:cs="Times New Roman"/>
            <w:sz w:val="24"/>
            <w:szCs w:val="24"/>
          </w:rPr>
          <w:t xml:space="preserve"> et al., 2022, </w:t>
        </w:r>
      </w:hyperlink>
      <w:hyperlink r:id="rId28">
        <w:r>
          <w:rPr>
            <w:rFonts w:ascii="Times New Roman" w:eastAsia="Times New Roman" w:hAnsi="Times New Roman" w:cs="Times New Roman"/>
            <w:sz w:val="24"/>
            <w:szCs w:val="24"/>
          </w:rPr>
          <w:t>Fontana</w:t>
        </w:r>
      </w:hyperlink>
      <w:hyperlink r:id="rId29">
        <w:r>
          <w:rPr>
            <w:rFonts w:ascii="Times New Roman" w:eastAsia="Times New Roman" w:hAnsi="Times New Roman" w:cs="Times New Roman"/>
            <w:sz w:val="24"/>
            <w:szCs w:val="24"/>
          </w:rPr>
          <w:t xml:space="preserve"> 2020</w:t>
        </w:r>
      </w:hyperlink>
      <w:hyperlink r:id="rId30">
        <w:r>
          <w:rPr>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Lichenized fungi also can survive extreme desiccation and can be viable after rehydration for as long as two years in desiccation experiments </w:t>
      </w:r>
      <w:hyperlink r:id="rId31">
        <w:r>
          <w:rPr>
            <w:rFonts w:ascii="Times New Roman" w:eastAsia="Times New Roman" w:hAnsi="Times New Roman" w:cs="Times New Roman"/>
            <w:sz w:val="24"/>
            <w:szCs w:val="24"/>
          </w:rPr>
          <w:t>(Skovgaard, 2002)</w:t>
        </w:r>
      </w:hyperlink>
      <w:r>
        <w:rPr>
          <w:rFonts w:ascii="Times New Roman" w:eastAsia="Times New Roman" w:hAnsi="Times New Roman" w:cs="Times New Roman"/>
          <w:sz w:val="24"/>
          <w:szCs w:val="24"/>
        </w:rPr>
        <w:t xml:space="preserve">. </w:t>
      </w:r>
    </w:p>
    <w:p w14:paraId="37C8D306" w14:textId="77777777" w:rsidR="00F3510F" w:rsidRDefault="00F3510F">
      <w:pPr>
        <w:spacing w:line="480" w:lineRule="auto"/>
        <w:rPr>
          <w:rFonts w:ascii="Times New Roman" w:eastAsia="Times New Roman" w:hAnsi="Times New Roman" w:cs="Times New Roman"/>
          <w:sz w:val="24"/>
          <w:szCs w:val="24"/>
        </w:rPr>
      </w:pPr>
    </w:p>
    <w:p w14:paraId="2E546080"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Fungi </w:t>
      </w:r>
      <w:proofErr w:type="gramStart"/>
      <w:r>
        <w:rPr>
          <w:rFonts w:ascii="Times New Roman" w:eastAsia="Times New Roman" w:hAnsi="Times New Roman" w:cs="Times New Roman"/>
          <w:sz w:val="24"/>
          <w:szCs w:val="24"/>
        </w:rPr>
        <w:t>contribute</w:t>
      </w:r>
      <w:proofErr w:type="gramEnd"/>
      <w:r>
        <w:rPr>
          <w:rFonts w:ascii="Times New Roman" w:eastAsia="Times New Roman" w:hAnsi="Times New Roman" w:cs="Times New Roman"/>
          <w:sz w:val="24"/>
          <w:szCs w:val="24"/>
        </w:rPr>
        <w:t xml:space="preserve"> to the resilience of other organisms in arid environments as well. Saprotrophic fungi cycle carbon, nitrogen and phosphorus, which are otherwise in low abundance in these environments </w:t>
      </w:r>
      <w:hyperlink r:id="rId32">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Coleine</w:t>
        </w:r>
        <w:proofErr w:type="spellEnd"/>
        <w:r>
          <w:rPr>
            <w:rFonts w:ascii="Times New Roman" w:eastAsia="Times New Roman" w:hAnsi="Times New Roman" w:cs="Times New Roman"/>
            <w:sz w:val="24"/>
            <w:szCs w:val="24"/>
          </w:rPr>
          <w:t xml:space="preserve"> et al., 2022)</w:t>
        </w:r>
      </w:hyperlink>
      <w:r>
        <w:rPr>
          <w:rFonts w:ascii="Times New Roman" w:eastAsia="Times New Roman" w:hAnsi="Times New Roman" w:cs="Times New Roman"/>
          <w:sz w:val="24"/>
          <w:szCs w:val="24"/>
        </w:rPr>
        <w:t xml:space="preserve">. Lichenized fungi form symbioses with green algae and/or cyanobacteria, helping them to survive periods of desiccation through cytoplasmic cavitation as well as via their hydrophobic cell walls </w:t>
      </w:r>
      <w:hyperlink r:id="rId33">
        <w:r>
          <w:rPr>
            <w:rFonts w:ascii="Times New Roman" w:eastAsia="Times New Roman" w:hAnsi="Times New Roman" w:cs="Times New Roman"/>
            <w:sz w:val="24"/>
            <w:szCs w:val="24"/>
          </w:rPr>
          <w:t>(Honegger, 1998)</w:t>
        </w:r>
      </w:hyperlink>
      <w:r>
        <w:rPr>
          <w:rFonts w:ascii="Times New Roman" w:eastAsia="Times New Roman" w:hAnsi="Times New Roman" w:cs="Times New Roman"/>
          <w:sz w:val="24"/>
          <w:szCs w:val="24"/>
        </w:rPr>
        <w:t xml:space="preserve">. Endophytic fungi which inhabit plant roots and foliage assist plants to tolerate biotic and abiotic stressors through the production of secondary metabolites and signaling molecules which increase their resilience to stress </w:t>
      </w:r>
      <w:hyperlink r:id="rId34">
        <w:r>
          <w:rPr>
            <w:rFonts w:ascii="Times New Roman" w:eastAsia="Times New Roman" w:hAnsi="Times New Roman" w:cs="Times New Roman"/>
            <w:sz w:val="24"/>
            <w:szCs w:val="24"/>
          </w:rPr>
          <w:t>(Ali et al.,</w:t>
        </w:r>
      </w:hyperlink>
      <w:hyperlink r:id="rId35">
        <w:r>
          <w:rPr>
            <w:rFonts w:ascii="Times New Roman" w:eastAsia="Times New Roman" w:hAnsi="Times New Roman" w:cs="Times New Roman"/>
            <w:sz w:val="24"/>
            <w:szCs w:val="24"/>
          </w:rPr>
          <w:t xml:space="preserve"> 2018</w:t>
        </w:r>
      </w:hyperlink>
      <w:hyperlink r:id="rId36">
        <w:r>
          <w:rPr>
            <w:rFonts w:ascii="Times New Roman" w:eastAsia="Times New Roman" w:hAnsi="Times New Roman" w:cs="Times New Roman"/>
            <w:sz w:val="24"/>
            <w:szCs w:val="24"/>
          </w:rPr>
          <w:t>.; Arnold, 2007)</w:t>
        </w:r>
      </w:hyperlink>
      <w:r>
        <w:rPr>
          <w:rFonts w:ascii="Times New Roman" w:eastAsia="Times New Roman" w:hAnsi="Times New Roman" w:cs="Times New Roman"/>
          <w:sz w:val="24"/>
          <w:szCs w:val="24"/>
        </w:rPr>
        <w:t>. For instance metabolites derived from endophytes of a cactus (</w:t>
      </w:r>
      <w:r>
        <w:rPr>
          <w:rFonts w:ascii="Times New Roman" w:eastAsia="Times New Roman" w:hAnsi="Times New Roman" w:cs="Times New Roman"/>
          <w:i/>
          <w:sz w:val="24"/>
          <w:szCs w:val="24"/>
        </w:rPr>
        <w:t xml:space="preserve">Opuntia </w:t>
      </w:r>
      <w:proofErr w:type="spellStart"/>
      <w:r>
        <w:rPr>
          <w:rFonts w:ascii="Times New Roman" w:eastAsia="Times New Roman" w:hAnsi="Times New Roman" w:cs="Times New Roman"/>
          <w:i/>
          <w:sz w:val="24"/>
          <w:szCs w:val="24"/>
        </w:rPr>
        <w:t>humifusa</w:t>
      </w:r>
      <w:proofErr w:type="spellEnd"/>
      <w:r>
        <w:rPr>
          <w:rFonts w:ascii="Times New Roman" w:eastAsia="Times New Roman" w:hAnsi="Times New Roman" w:cs="Times New Roman"/>
          <w:sz w:val="24"/>
          <w:szCs w:val="24"/>
        </w:rPr>
        <w:t xml:space="preserve">) displayed antifungal properties against fungal pathogen </w:t>
      </w:r>
      <w:hyperlink r:id="rId37">
        <w:r>
          <w:rPr>
            <w:rFonts w:ascii="Times New Roman" w:eastAsia="Times New Roman" w:hAnsi="Times New Roman" w:cs="Times New Roman"/>
            <w:i/>
            <w:sz w:val="24"/>
            <w:szCs w:val="24"/>
          </w:rPr>
          <w:t>Phomopsis</w:t>
        </w:r>
      </w:hyperlink>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obscurans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highlighting their role in protecting plants from pathogens under stressful conditions, when plants are often more vulnerable </w:t>
      </w:r>
      <w:hyperlink r:id="rId38">
        <w:r>
          <w:rPr>
            <w:rFonts w:ascii="Times New Roman" w:eastAsia="Times New Roman" w:hAnsi="Times New Roman" w:cs="Times New Roman"/>
            <w:sz w:val="24"/>
            <w:szCs w:val="24"/>
          </w:rPr>
          <w:t>(Silva-Hughes et al., 2015)</w:t>
        </w:r>
      </w:hyperlink>
      <w:r>
        <w:rPr>
          <w:rFonts w:ascii="Times New Roman" w:eastAsia="Times New Roman" w:hAnsi="Times New Roman" w:cs="Times New Roman"/>
          <w:sz w:val="24"/>
          <w:szCs w:val="24"/>
        </w:rPr>
        <w:t>.</w:t>
      </w:r>
    </w:p>
    <w:p w14:paraId="7606E7BD" w14:textId="77777777" w:rsidR="00F3510F" w:rsidRDefault="00F3510F">
      <w:pPr>
        <w:spacing w:line="480" w:lineRule="auto"/>
        <w:rPr>
          <w:rFonts w:ascii="Times New Roman" w:eastAsia="Times New Roman" w:hAnsi="Times New Roman" w:cs="Times New Roman"/>
          <w:sz w:val="24"/>
          <w:szCs w:val="24"/>
        </w:rPr>
      </w:pPr>
    </w:p>
    <w:p w14:paraId="01F52451"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generally, drought stress is one of the main hindrances to plant growth, negatively affecting respiration, photosynthesis, and metabolism </w:t>
      </w:r>
      <w:hyperlink r:id="rId39">
        <w:r>
          <w:rPr>
            <w:rFonts w:ascii="Times New Roman" w:eastAsia="Times New Roman" w:hAnsi="Times New Roman" w:cs="Times New Roman"/>
            <w:sz w:val="24"/>
            <w:szCs w:val="24"/>
          </w:rPr>
          <w:t>(Farooq et al., 2012)</w:t>
        </w:r>
      </w:hyperlink>
      <w:r>
        <w:rPr>
          <w:rFonts w:ascii="Times New Roman" w:eastAsia="Times New Roman" w:hAnsi="Times New Roman" w:cs="Times New Roman"/>
          <w:sz w:val="24"/>
          <w:szCs w:val="24"/>
        </w:rPr>
        <w:t xml:space="preserve">. Endophytic fungi play a key role in navigating drought and heat tolerance in plants. This can be achieved through physical production of biologically active compounds or secondary metabolites by the fungus that act on plant metabolism </w:t>
      </w:r>
      <w:hyperlink r:id="rId40">
        <w:r>
          <w:rPr>
            <w:rFonts w:ascii="Times New Roman" w:eastAsia="Times New Roman" w:hAnsi="Times New Roman" w:cs="Times New Roman"/>
            <w:sz w:val="24"/>
            <w:szCs w:val="24"/>
          </w:rPr>
          <w:t xml:space="preserve">(Ali et al., </w:t>
        </w:r>
      </w:hyperlink>
      <w:r>
        <w:rPr>
          <w:rFonts w:ascii="Times New Roman" w:eastAsia="Times New Roman" w:hAnsi="Times New Roman" w:cs="Times New Roman"/>
          <w:sz w:val="24"/>
          <w:szCs w:val="24"/>
        </w:rPr>
        <w:t xml:space="preserve">2018) or by the production of plant hormones such as abscisic acid which is associated with water conservation response in plants </w:t>
      </w:r>
      <w:hyperlink r:id="rId41">
        <w:r>
          <w:rPr>
            <w:rFonts w:ascii="Times New Roman" w:eastAsia="Times New Roman" w:hAnsi="Times New Roman" w:cs="Times New Roman"/>
            <w:sz w:val="24"/>
            <w:szCs w:val="24"/>
          </w:rPr>
          <w:t>(Eid et al., 2019)</w:t>
        </w:r>
      </w:hyperlink>
      <w:r>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lastRenderedPageBreak/>
        <w:t>some cases,</w:t>
      </w:r>
      <w:r>
        <w:rPr>
          <w:rFonts w:ascii="Times New Roman" w:eastAsia="Times New Roman" w:hAnsi="Times New Roman" w:cs="Times New Roman"/>
          <w:sz w:val="24"/>
          <w:szCs w:val="24"/>
          <w:highlight w:val="white"/>
        </w:rPr>
        <w:t xml:space="preserve"> water-stressed plants with increased endophytic interactions displayed increased biomass, chlorophyll content, relative water content, and net photosynthesis in comparison to non-host plants under stress </w:t>
      </w:r>
      <w:hyperlink r:id="rId42">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Dastogeer</w:t>
        </w:r>
        <w:proofErr w:type="spellEnd"/>
        <w:r>
          <w:rPr>
            <w:rFonts w:ascii="Times New Roman" w:eastAsia="Times New Roman" w:hAnsi="Times New Roman" w:cs="Times New Roman"/>
            <w:sz w:val="24"/>
            <w:szCs w:val="24"/>
            <w:highlight w:val="white"/>
          </w:rPr>
          <w:t>, 2018)</w:t>
        </w:r>
      </w:hyperlink>
      <w:r>
        <w:rPr>
          <w:rFonts w:ascii="Times New Roman" w:eastAsia="Times New Roman" w:hAnsi="Times New Roman" w:cs="Times New Roman"/>
          <w:sz w:val="24"/>
          <w:szCs w:val="24"/>
        </w:rPr>
        <w:t xml:space="preserve">. </w:t>
      </w:r>
    </w:p>
    <w:p w14:paraId="347EE535"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such foundational work, researchers have taken advantage of drought and heat tolerant endophytes to improve crop resilience to stress. For instance, one study introduced a thermophilic root endophyte (</w:t>
      </w:r>
      <w:proofErr w:type="spellStart"/>
      <w:r>
        <w:rPr>
          <w:rFonts w:ascii="Times New Roman" w:eastAsia="Times New Roman" w:hAnsi="Times New Roman" w:cs="Times New Roman"/>
          <w:i/>
          <w:sz w:val="24"/>
          <w:szCs w:val="24"/>
        </w:rPr>
        <w:t>Thermomyces</w:t>
      </w:r>
      <w:proofErr w:type="spellEnd"/>
      <w:r>
        <w:rPr>
          <w:rFonts w:ascii="Times New Roman" w:eastAsia="Times New Roman" w:hAnsi="Times New Roman" w:cs="Times New Roman"/>
          <w:i/>
          <w:sz w:val="24"/>
          <w:szCs w:val="24"/>
        </w:rPr>
        <w:t xml:space="preserve"> </w:t>
      </w:r>
      <w:r w:rsidRPr="008B023E">
        <w:rPr>
          <w:rFonts w:ascii="Times New Roman" w:eastAsia="Times New Roman" w:hAnsi="Times New Roman" w:cs="Times New Roman"/>
          <w:i/>
          <w:iCs/>
          <w:sz w:val="24"/>
          <w:szCs w:val="24"/>
          <w:rPrChange w:id="10" w:author="Marand, Mariam Hosseini - (mhmarand)" w:date="2023-12-12T13:50:00Z">
            <w:rPr>
              <w:rFonts w:ascii="Times New Roman" w:eastAsia="Times New Roman" w:hAnsi="Times New Roman" w:cs="Times New Roman"/>
              <w:sz w:val="24"/>
              <w:szCs w:val="24"/>
            </w:rPr>
          </w:rPrChange>
        </w:rPr>
        <w:t>sp.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isolated from desert plant </w:t>
      </w:r>
      <w:r>
        <w:rPr>
          <w:rFonts w:ascii="Times New Roman" w:eastAsia="Times New Roman" w:hAnsi="Times New Roman" w:cs="Times New Roman"/>
          <w:i/>
          <w:sz w:val="24"/>
          <w:szCs w:val="24"/>
        </w:rPr>
        <w:t xml:space="preserve">Cullen </w:t>
      </w:r>
      <w:proofErr w:type="spellStart"/>
      <w:r>
        <w:rPr>
          <w:rFonts w:ascii="Times New Roman" w:eastAsia="Times New Roman" w:hAnsi="Times New Roman" w:cs="Times New Roman"/>
          <w:i/>
          <w:sz w:val="24"/>
          <w:szCs w:val="24"/>
        </w:rPr>
        <w:t>plicatum</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(syn. </w:t>
      </w:r>
      <w:r>
        <w:rPr>
          <w:rFonts w:ascii="Times New Roman" w:eastAsia="Times New Roman" w:hAnsi="Times New Roman" w:cs="Times New Roman"/>
          <w:i/>
          <w:sz w:val="24"/>
          <w:szCs w:val="24"/>
        </w:rPr>
        <w:t>Psoralea plicata</w:t>
      </w:r>
      <w:r>
        <w:rPr>
          <w:rFonts w:ascii="Times New Roman" w:eastAsia="Times New Roman" w:hAnsi="Times New Roman" w:cs="Times New Roman"/>
          <w:sz w:val="24"/>
          <w:szCs w:val="24"/>
        </w:rPr>
        <w:t xml:space="preserve">) </w:t>
      </w:r>
      <w:r>
        <w:rPr>
          <w:rFonts w:ascii="Roboto" w:eastAsia="Roboto" w:hAnsi="Roboto" w:cs="Roboto"/>
          <w:color w:val="202124"/>
          <w:sz w:val="21"/>
          <w:szCs w:val="21"/>
          <w:highlight w:val="white"/>
        </w:rPr>
        <w:t>to m</w:t>
      </w:r>
      <w:r>
        <w:rPr>
          <w:rFonts w:ascii="Times New Roman" w:eastAsia="Times New Roman" w:hAnsi="Times New Roman" w:cs="Times New Roman"/>
          <w:sz w:val="24"/>
          <w:szCs w:val="24"/>
        </w:rPr>
        <w:t xml:space="preserve">ediate heat stress in cucumber crops grown in arid environments in Egypt </w:t>
      </w:r>
      <w:hyperlink r:id="rId43">
        <w:r>
          <w:rPr>
            <w:rFonts w:ascii="Times New Roman" w:eastAsia="Times New Roman" w:hAnsi="Times New Roman" w:cs="Times New Roman"/>
            <w:sz w:val="24"/>
            <w:szCs w:val="24"/>
          </w:rPr>
          <w:t>(Ali et al., 2018)</w:t>
        </w:r>
      </w:hyperlink>
      <w:r>
        <w:rPr>
          <w:rFonts w:ascii="Times New Roman" w:eastAsia="Times New Roman" w:hAnsi="Times New Roman" w:cs="Times New Roman"/>
          <w:sz w:val="24"/>
          <w:szCs w:val="24"/>
        </w:rPr>
        <w:t xml:space="preserve">. Another study isolated the heat-tolerant endophyte </w:t>
      </w:r>
      <w:r>
        <w:rPr>
          <w:rFonts w:ascii="Times New Roman" w:eastAsia="Times New Roman" w:hAnsi="Times New Roman" w:cs="Times New Roman"/>
          <w:i/>
          <w:sz w:val="24"/>
          <w:szCs w:val="24"/>
        </w:rPr>
        <w:t xml:space="preserve">Aspergillus </w:t>
      </w:r>
      <w:proofErr w:type="spellStart"/>
      <w:r>
        <w:rPr>
          <w:rFonts w:ascii="Times New Roman" w:eastAsia="Times New Roman" w:hAnsi="Times New Roman" w:cs="Times New Roman"/>
          <w:i/>
          <w:sz w:val="24"/>
          <w:szCs w:val="24"/>
        </w:rPr>
        <w:t>violaceofucus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from a fern and introduced it to </w:t>
      </w:r>
      <w:r>
        <w:rPr>
          <w:rFonts w:ascii="Times New Roman" w:eastAsia="Times New Roman" w:hAnsi="Times New Roman" w:cs="Times New Roman"/>
          <w:i/>
          <w:sz w:val="24"/>
          <w:szCs w:val="24"/>
        </w:rPr>
        <w:t xml:space="preserve">Glycine max </w:t>
      </w:r>
      <w:r>
        <w:rPr>
          <w:rFonts w:ascii="Times New Roman" w:eastAsia="Times New Roman" w:hAnsi="Times New Roman" w:cs="Times New Roman"/>
          <w:sz w:val="24"/>
          <w:szCs w:val="24"/>
        </w:rPr>
        <w:t xml:space="preserve">(soybean), observing that secondary metabolites produced by the endophyte enhanced chlorophyll content and biomass of soy seedlings as well as lowered levels of toxic reactive oxygen species </w:t>
      </w:r>
      <w:hyperlink r:id="rId44">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Hamayun</w:t>
        </w:r>
        <w:proofErr w:type="spellEnd"/>
        <w:r>
          <w:rPr>
            <w:rFonts w:ascii="Times New Roman" w:eastAsia="Times New Roman" w:hAnsi="Times New Roman" w:cs="Times New Roman"/>
            <w:sz w:val="24"/>
            <w:szCs w:val="24"/>
          </w:rPr>
          <w:t xml:space="preserve"> et al., 2020)</w:t>
        </w:r>
      </w:hyperlink>
      <w:r>
        <w:rPr>
          <w:rFonts w:ascii="Times New Roman" w:eastAsia="Times New Roman" w:hAnsi="Times New Roman" w:cs="Times New Roman"/>
          <w:sz w:val="24"/>
          <w:szCs w:val="24"/>
        </w:rPr>
        <w:t>. Moreover, foliar endophytes can induce greater water retention in the leaf sheath and protect plants from desiccation (</w:t>
      </w:r>
      <w:proofErr w:type="spellStart"/>
      <w:r>
        <w:rPr>
          <w:rFonts w:ascii="Times New Roman" w:eastAsia="Times New Roman" w:hAnsi="Times New Roman" w:cs="Times New Roman"/>
          <w:sz w:val="24"/>
          <w:szCs w:val="24"/>
        </w:rPr>
        <w:t>Elbersen</w:t>
      </w:r>
      <w:proofErr w:type="spellEnd"/>
      <w:r>
        <w:rPr>
          <w:rFonts w:ascii="Times New Roman" w:eastAsia="Times New Roman" w:hAnsi="Times New Roman" w:cs="Times New Roman"/>
          <w:sz w:val="24"/>
          <w:szCs w:val="24"/>
        </w:rPr>
        <w:t xml:space="preserve"> &amp; West, 1996).</w:t>
      </w:r>
    </w:p>
    <w:p w14:paraId="032BFB6D" w14:textId="77777777" w:rsidR="00F3510F" w:rsidRDefault="00F3510F">
      <w:pPr>
        <w:spacing w:line="480" w:lineRule="auto"/>
        <w:rPr>
          <w:rFonts w:ascii="Times New Roman" w:eastAsia="Times New Roman" w:hAnsi="Times New Roman" w:cs="Times New Roman"/>
          <w:sz w:val="24"/>
          <w:szCs w:val="24"/>
        </w:rPr>
      </w:pPr>
    </w:p>
    <w:p w14:paraId="49592E8F" w14:textId="6E367E7F"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benefits speak to </w:t>
      </w:r>
      <w:proofErr w:type="gramStart"/>
      <w:r>
        <w:rPr>
          <w:rFonts w:ascii="Times New Roman" w:eastAsia="Times New Roman" w:hAnsi="Times New Roman" w:cs="Times New Roman"/>
          <w:sz w:val="24"/>
          <w:szCs w:val="24"/>
        </w:rPr>
        <w:t>a great potential</w:t>
      </w:r>
      <w:proofErr w:type="gramEnd"/>
      <w:r>
        <w:rPr>
          <w:rFonts w:ascii="Times New Roman" w:eastAsia="Times New Roman" w:hAnsi="Times New Roman" w:cs="Times New Roman"/>
          <w:sz w:val="24"/>
          <w:szCs w:val="24"/>
        </w:rPr>
        <w:t xml:space="preserve"> of dryland-adapted endophytes, but there is still much work to be done characterizing fungal diversity in arid ecosystems. The aims of this study </w:t>
      </w:r>
      <w:del w:id="11" w:author="Marand, Mariam Hosseini - (mhmarand)" w:date="2023-12-12T13:54:00Z">
        <w:r w:rsidDel="008B023E">
          <w:rPr>
            <w:rFonts w:ascii="Times New Roman" w:eastAsia="Times New Roman" w:hAnsi="Times New Roman" w:cs="Times New Roman"/>
            <w:sz w:val="24"/>
            <w:szCs w:val="24"/>
          </w:rPr>
          <w:delText>are  to</w:delText>
        </w:r>
      </w:del>
      <w:ins w:id="12" w:author="Marand, Mariam Hosseini - (mhmarand)" w:date="2023-12-12T13:54:00Z">
        <w:r w:rsidR="008B023E">
          <w:rPr>
            <w:rFonts w:ascii="Times New Roman" w:eastAsia="Times New Roman" w:hAnsi="Times New Roman" w:cs="Times New Roman"/>
            <w:sz w:val="24"/>
            <w:szCs w:val="24"/>
          </w:rPr>
          <w:t>are to</w:t>
        </w:r>
      </w:ins>
      <w:r>
        <w:rPr>
          <w:rFonts w:ascii="Times New Roman" w:eastAsia="Times New Roman" w:hAnsi="Times New Roman" w:cs="Times New Roman"/>
          <w:sz w:val="24"/>
          <w:szCs w:val="24"/>
        </w:rPr>
        <w:t xml:space="preserve"> characterize fungal biodiversity across biological soil crusts, </w:t>
      </w:r>
      <w:proofErr w:type="gramStart"/>
      <w:r>
        <w:rPr>
          <w:rFonts w:ascii="Times New Roman" w:eastAsia="Times New Roman" w:hAnsi="Times New Roman" w:cs="Times New Roman"/>
          <w:sz w:val="24"/>
          <w:szCs w:val="24"/>
        </w:rPr>
        <w:t>plants</w:t>
      </w:r>
      <w:proofErr w:type="gramEnd"/>
      <w:r>
        <w:rPr>
          <w:rFonts w:ascii="Times New Roman" w:eastAsia="Times New Roman" w:hAnsi="Times New Roman" w:cs="Times New Roman"/>
          <w:sz w:val="24"/>
          <w:szCs w:val="24"/>
        </w:rPr>
        <w:t xml:space="preserve"> and lichens in drylands as a first step toward understanding the potential contributions of these resources.</w:t>
      </w:r>
    </w:p>
    <w:p w14:paraId="7D5BF2FF" w14:textId="77777777" w:rsidR="00F3510F" w:rsidRDefault="00F3510F">
      <w:pPr>
        <w:spacing w:line="480" w:lineRule="auto"/>
        <w:rPr>
          <w:rFonts w:ascii="Times New Roman" w:eastAsia="Times New Roman" w:hAnsi="Times New Roman" w:cs="Times New Roman"/>
          <w:sz w:val="24"/>
          <w:szCs w:val="24"/>
        </w:rPr>
      </w:pPr>
    </w:p>
    <w:p w14:paraId="4B8629AE"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Aims of this thesis and explanation of thesis </w:t>
      </w:r>
      <w:proofErr w:type="gramStart"/>
      <w:r>
        <w:rPr>
          <w:rFonts w:ascii="Times New Roman" w:eastAsia="Times New Roman" w:hAnsi="Times New Roman" w:cs="Times New Roman"/>
          <w:b/>
          <w:sz w:val="24"/>
          <w:szCs w:val="24"/>
        </w:rPr>
        <w:t>format</w:t>
      </w:r>
      <w:proofErr w:type="gramEnd"/>
    </w:p>
    <w:p w14:paraId="74F9DA97"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aims of this thesis are to expand our understanding of fungal diversity in arid environments by characterizing fungal richness and composition locally, and by placing those findings into a global context. More specifically I aim to explore how fungal diversity differs in relation to </w:t>
      </w:r>
      <w:r>
        <w:rPr>
          <w:rFonts w:ascii="Times New Roman" w:eastAsia="Times New Roman" w:hAnsi="Times New Roman" w:cs="Times New Roman"/>
          <w:sz w:val="24"/>
          <w:szCs w:val="24"/>
        </w:rPr>
        <w:lastRenderedPageBreak/>
        <w:t xml:space="preserve">environmental pressures such as climate-related stressors (heat, drought) and disturbance. Understanding biodiversity today is important in the context of predicting the effects of climate change and increased disturbance by human activity on fungal diversity, as well as on their hosts. Because many fungi influence plant health and resilience, factors that influence fungi are </w:t>
      </w:r>
      <w:proofErr w:type="gramStart"/>
      <w:r>
        <w:rPr>
          <w:rFonts w:ascii="Times New Roman" w:eastAsia="Times New Roman" w:hAnsi="Times New Roman" w:cs="Times New Roman"/>
          <w:sz w:val="24"/>
          <w:szCs w:val="24"/>
        </w:rPr>
        <w:t>important elements</w:t>
      </w:r>
      <w:proofErr w:type="gramEnd"/>
      <w:r>
        <w:rPr>
          <w:rFonts w:ascii="Times New Roman" w:eastAsia="Times New Roman" w:hAnsi="Times New Roman" w:cs="Times New Roman"/>
          <w:sz w:val="24"/>
          <w:szCs w:val="24"/>
        </w:rPr>
        <w:t xml:space="preserve"> for the future of the ecosystems on which humans depend, both directly and indirectly. This work </w:t>
      </w:r>
      <w:proofErr w:type="gramStart"/>
      <w:r>
        <w:rPr>
          <w:rFonts w:ascii="Times New Roman" w:eastAsia="Times New Roman" w:hAnsi="Times New Roman" w:cs="Times New Roman"/>
          <w:sz w:val="24"/>
          <w:szCs w:val="24"/>
        </w:rPr>
        <w:t>is detailed</w:t>
      </w:r>
      <w:proofErr w:type="gramEnd"/>
      <w:r>
        <w:rPr>
          <w:rFonts w:ascii="Times New Roman" w:eastAsia="Times New Roman" w:hAnsi="Times New Roman" w:cs="Times New Roman"/>
          <w:sz w:val="24"/>
          <w:szCs w:val="24"/>
        </w:rPr>
        <w:t xml:space="preserve"> in two chapters. </w:t>
      </w:r>
    </w:p>
    <w:p w14:paraId="3043BFA7" w14:textId="77777777" w:rsidR="00F3510F" w:rsidRDefault="00F3510F">
      <w:pPr>
        <w:spacing w:line="480" w:lineRule="auto"/>
        <w:rPr>
          <w:rFonts w:ascii="Times New Roman" w:eastAsia="Times New Roman" w:hAnsi="Times New Roman" w:cs="Times New Roman"/>
          <w:sz w:val="24"/>
          <w:szCs w:val="24"/>
        </w:rPr>
      </w:pPr>
    </w:p>
    <w:p w14:paraId="321C399E"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chapter one, my collaborators and I evaluated the richness and composition of fungal communities associated with biological soil crusts in southern </w:t>
      </w:r>
      <w:proofErr w:type="gramStart"/>
      <w:r>
        <w:rPr>
          <w:rFonts w:ascii="Times New Roman" w:eastAsia="Times New Roman" w:hAnsi="Times New Roman" w:cs="Times New Roman"/>
          <w:sz w:val="24"/>
          <w:szCs w:val="24"/>
        </w:rPr>
        <w:t>Arizona, and</w:t>
      </w:r>
      <w:proofErr w:type="gramEnd"/>
      <w:r>
        <w:rPr>
          <w:rFonts w:ascii="Times New Roman" w:eastAsia="Times New Roman" w:hAnsi="Times New Roman" w:cs="Times New Roman"/>
          <w:sz w:val="24"/>
          <w:szCs w:val="24"/>
        </w:rPr>
        <w:t xml:space="preserve"> determined how these aspects of fungal community composition varied as a result of disturbance. To capture the diversity of fungi associated with biocrusts, I took a culture-free approach, using Illumina sequencing and bioinformatic tools to assess what fungal lineages are found in biocrust samples, estimate their richness and diversity, determine how these fungi shift as a result of disturbance, and clarify how unique these communities are to the fungi associated with plants in the region. My work is contextualized by two </w:t>
      </w:r>
      <w:proofErr w:type="gramStart"/>
      <w:r>
        <w:rPr>
          <w:rFonts w:ascii="Times New Roman" w:eastAsia="Times New Roman" w:hAnsi="Times New Roman" w:cs="Times New Roman"/>
          <w:sz w:val="24"/>
          <w:szCs w:val="24"/>
        </w:rPr>
        <w:t>main areas</w:t>
      </w:r>
      <w:proofErr w:type="gramEnd"/>
      <w:r>
        <w:rPr>
          <w:rFonts w:ascii="Times New Roman" w:eastAsia="Times New Roman" w:hAnsi="Times New Roman" w:cs="Times New Roman"/>
          <w:sz w:val="24"/>
          <w:szCs w:val="24"/>
        </w:rPr>
        <w:t xml:space="preserve"> of inquiry: first, documenting the biodiversity of biocrust-associated fungi, and second, understanding how disturbance due to trampling by cattle may influence fungal communities in biocrusts. My study </w:t>
      </w:r>
      <w:proofErr w:type="gramStart"/>
      <w:r>
        <w:rPr>
          <w:rFonts w:ascii="Times New Roman" w:eastAsia="Times New Roman" w:hAnsi="Times New Roman" w:cs="Times New Roman"/>
          <w:sz w:val="24"/>
          <w:szCs w:val="24"/>
        </w:rPr>
        <w:t>was conducted</w:t>
      </w:r>
      <w:proofErr w:type="gramEnd"/>
      <w:r>
        <w:rPr>
          <w:rFonts w:ascii="Times New Roman" w:eastAsia="Times New Roman" w:hAnsi="Times New Roman" w:cs="Times New Roman"/>
          <w:sz w:val="24"/>
          <w:szCs w:val="24"/>
        </w:rPr>
        <w:t xml:space="preserve"> at the Santa Rita Experimental Range and was framed by existing sampling led by Nicolas Katz, who surveyed disturbance to biocrusts in this area and collected the biocrust samples (Katz, 2022; Katz, 2021). I was responsible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molecular analyses and bioinformatics, statistics, and inferences in this work, resulting in a study that is co-authored by Nicolas Katz and my thesis advisor, Betsy Arnold. The implications of this study will help to understand the impact of disturbance on </w:t>
      </w:r>
      <w:r>
        <w:rPr>
          <w:rFonts w:ascii="Times New Roman" w:eastAsia="Times New Roman" w:hAnsi="Times New Roman" w:cs="Times New Roman"/>
          <w:sz w:val="24"/>
          <w:szCs w:val="24"/>
        </w:rPr>
        <w:lastRenderedPageBreak/>
        <w:t xml:space="preserve">arid ecosystem functioning in relation to cryptic fungal associates of biological soil crusts, which can </w:t>
      </w:r>
      <w:proofErr w:type="gramStart"/>
      <w:r>
        <w:rPr>
          <w:rFonts w:ascii="Times New Roman" w:eastAsia="Times New Roman" w:hAnsi="Times New Roman" w:cs="Times New Roman"/>
          <w:sz w:val="24"/>
          <w:szCs w:val="24"/>
        </w:rPr>
        <w:t>be taken</w:t>
      </w:r>
      <w:proofErr w:type="gramEnd"/>
      <w:r>
        <w:rPr>
          <w:rFonts w:ascii="Times New Roman" w:eastAsia="Times New Roman" w:hAnsi="Times New Roman" w:cs="Times New Roman"/>
          <w:sz w:val="24"/>
          <w:szCs w:val="24"/>
        </w:rPr>
        <w:t xml:space="preserve"> into consideration in range land management strategies. </w:t>
      </w:r>
    </w:p>
    <w:p w14:paraId="7FDB34F7" w14:textId="77777777" w:rsidR="00F3510F" w:rsidRDefault="00F3510F">
      <w:pPr>
        <w:spacing w:line="480" w:lineRule="auto"/>
        <w:rPr>
          <w:rFonts w:ascii="Times New Roman" w:eastAsia="Times New Roman" w:hAnsi="Times New Roman" w:cs="Times New Roman"/>
          <w:sz w:val="24"/>
          <w:szCs w:val="24"/>
        </w:rPr>
      </w:pPr>
    </w:p>
    <w:p w14:paraId="178BEE61"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chapter two, my advisor and I shifted my focus from a single sampling site in southern Arizona to a more global scale, and shifted from fungi occurring as part of biological soil crusts to fungi that occur as endophytes in plants and lichens that inhabit drylands on three continents (North America, South America, and Africa). Here, I characterized previous collections of endophytic fungi by evaluating isolation frequency, counting individual cultures for work done in 2019 in South Africa and Namibia and then sequencing the barcode locus (internal transcribed spacers and 5.8S gene, plus a portion of the nuclear ribosomal large subunit) on the Sanger platform for over 500 of those strains. The aim of my study was to characterize what fungal lineages can </w:t>
      </w:r>
      <w:proofErr w:type="gramStart"/>
      <w:r>
        <w:rPr>
          <w:rFonts w:ascii="Times New Roman" w:eastAsia="Times New Roman" w:hAnsi="Times New Roman" w:cs="Times New Roman"/>
          <w:sz w:val="24"/>
          <w:szCs w:val="24"/>
        </w:rPr>
        <w:t>be found</w:t>
      </w:r>
      <w:proofErr w:type="gramEnd"/>
      <w:r>
        <w:rPr>
          <w:rFonts w:ascii="Times New Roman" w:eastAsia="Times New Roman" w:hAnsi="Times New Roman" w:cs="Times New Roman"/>
          <w:sz w:val="24"/>
          <w:szCs w:val="24"/>
        </w:rPr>
        <w:t xml:space="preserve"> in each environment as well as how these lineages compared across different arid environments across the globe. In </w:t>
      </w:r>
      <w:proofErr w:type="gramStart"/>
      <w:r>
        <w:rPr>
          <w:rFonts w:ascii="Times New Roman" w:eastAsia="Times New Roman" w:hAnsi="Times New Roman" w:cs="Times New Roman"/>
          <w:sz w:val="24"/>
          <w:szCs w:val="24"/>
        </w:rPr>
        <w:t>addition</w:t>
      </w:r>
      <w:proofErr w:type="gramEnd"/>
      <w:r>
        <w:rPr>
          <w:rFonts w:ascii="Times New Roman" w:eastAsia="Times New Roman" w:hAnsi="Times New Roman" w:cs="Times New Roman"/>
          <w:sz w:val="24"/>
          <w:szCs w:val="24"/>
        </w:rPr>
        <w:t xml:space="preserve"> I assessed how fungal communities differ as a function of precipitation and temperature. In this work I leveraged previous collections of fungi from Arizona and Chile from the Arnold lab, with the Chilean and African work supported by an NSF Genealogy of Life project, for which </w:t>
      </w:r>
      <w:proofErr w:type="gramStart"/>
      <w:r>
        <w:rPr>
          <w:rFonts w:ascii="Times New Roman" w:eastAsia="Times New Roman" w:hAnsi="Times New Roman" w:cs="Times New Roman"/>
          <w:sz w:val="24"/>
          <w:szCs w:val="24"/>
        </w:rPr>
        <w:t>the University of Arizona portion was led by Betsy Arnold</w:t>
      </w:r>
      <w:proofErr w:type="gramEnd"/>
      <w:r>
        <w:rPr>
          <w:rFonts w:ascii="Times New Roman" w:eastAsia="Times New Roman" w:hAnsi="Times New Roman" w:cs="Times New Roman"/>
          <w:sz w:val="24"/>
          <w:szCs w:val="24"/>
        </w:rPr>
        <w:t xml:space="preserve">. Here I used sequence data generated by Shuzo Oita (Chile), and plant records, original cultures, field records, and metadata generated by Betsy Arnold, Shuzo Oita, Alicia Ibáñez, François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xml:space="preserve">, Jolanta </w:t>
      </w:r>
      <w:proofErr w:type="spellStart"/>
      <w:r>
        <w:rPr>
          <w:rFonts w:ascii="Times New Roman" w:eastAsia="Times New Roman" w:hAnsi="Times New Roman" w:cs="Times New Roman"/>
          <w:sz w:val="24"/>
          <w:szCs w:val="24"/>
        </w:rPr>
        <w:t>Miadlikowska</w:t>
      </w:r>
      <w:proofErr w:type="spellEnd"/>
      <w:r>
        <w:rPr>
          <w:rFonts w:ascii="Times New Roman" w:eastAsia="Times New Roman" w:hAnsi="Times New Roman" w:cs="Times New Roman"/>
          <w:sz w:val="24"/>
          <w:szCs w:val="24"/>
        </w:rPr>
        <w:t xml:space="preserve">, Nathaniel Yang, and Ian Medeiros, with support from Reinaldo Vargas (Chile), Terry </w:t>
      </w:r>
      <w:proofErr w:type="spellStart"/>
      <w:r>
        <w:rPr>
          <w:rFonts w:ascii="Times New Roman" w:eastAsia="Times New Roman" w:hAnsi="Times New Roman" w:cs="Times New Roman"/>
          <w:sz w:val="24"/>
          <w:szCs w:val="24"/>
        </w:rPr>
        <w:t>Hedderson</w:t>
      </w:r>
      <w:proofErr w:type="spellEnd"/>
      <w:r>
        <w:rPr>
          <w:rFonts w:ascii="Times New Roman" w:eastAsia="Times New Roman" w:hAnsi="Times New Roman" w:cs="Times New Roman"/>
          <w:sz w:val="24"/>
          <w:szCs w:val="24"/>
        </w:rPr>
        <w:t xml:space="preserve"> (South Africa), and Gillian Maggs-</w:t>
      </w:r>
      <w:proofErr w:type="spellStart"/>
      <w:r>
        <w:rPr>
          <w:rFonts w:ascii="Times New Roman" w:eastAsia="Times New Roman" w:hAnsi="Times New Roman" w:cs="Times New Roman"/>
          <w:sz w:val="24"/>
          <w:szCs w:val="24"/>
        </w:rPr>
        <w:t>Kölling</w:t>
      </w:r>
      <w:proofErr w:type="spellEnd"/>
      <w:r>
        <w:rPr>
          <w:rFonts w:ascii="Times New Roman" w:eastAsia="Times New Roman" w:hAnsi="Times New Roman" w:cs="Times New Roman"/>
          <w:sz w:val="24"/>
          <w:szCs w:val="24"/>
        </w:rPr>
        <w:t xml:space="preserve"> (Namibia). I also used sequence data, plant records, field records, and metadata generated in Arizona by Yu-Ling Huang, Gavin Lehr, Nicolas Massimo, MM Nandi Devan, Dustin Sandberg, Elizabeth Bowman, Nick Garber, and Betsy Arnold, as well as </w:t>
      </w:r>
      <w:r>
        <w:rPr>
          <w:rFonts w:ascii="Times New Roman" w:eastAsia="Times New Roman" w:hAnsi="Times New Roman" w:cs="Times New Roman"/>
          <w:sz w:val="24"/>
          <w:szCs w:val="24"/>
        </w:rPr>
        <w:lastRenderedPageBreak/>
        <w:t xml:space="preserve">additional student assistants. </w:t>
      </w:r>
      <w:del w:id="13" w:author="Marand, Mariam Hosseini - (mhmarand)" w:date="2023-12-12T14:15:00Z">
        <w:r w:rsidDel="006D7F16">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The implications of this study will give insight into how climatic factors and host diversity drive changes in distributions of endophytic fungi and how these communities may evolve in response to climate change. </w:t>
      </w:r>
    </w:p>
    <w:p w14:paraId="6E44C272" w14:textId="77777777" w:rsidR="00F3510F" w:rsidRDefault="00F3510F">
      <w:pPr>
        <w:spacing w:line="480" w:lineRule="auto"/>
        <w:rPr>
          <w:rFonts w:ascii="Times New Roman" w:eastAsia="Times New Roman" w:hAnsi="Times New Roman" w:cs="Times New Roman"/>
          <w:sz w:val="24"/>
          <w:szCs w:val="24"/>
        </w:rPr>
      </w:pPr>
    </w:p>
    <w:p w14:paraId="5EE48CFE" w14:textId="77777777" w:rsidR="00F3510F" w:rsidRDefault="00F3510F">
      <w:pPr>
        <w:spacing w:line="480" w:lineRule="auto"/>
        <w:rPr>
          <w:rFonts w:ascii="Times New Roman" w:eastAsia="Times New Roman" w:hAnsi="Times New Roman" w:cs="Times New Roman"/>
          <w:b/>
          <w:sz w:val="24"/>
          <w:szCs w:val="24"/>
        </w:rPr>
      </w:pPr>
    </w:p>
    <w:p w14:paraId="0101D69A" w14:textId="77777777" w:rsidR="00F3510F" w:rsidRDefault="00F3510F">
      <w:pPr>
        <w:spacing w:line="480" w:lineRule="auto"/>
        <w:jc w:val="center"/>
        <w:rPr>
          <w:rFonts w:ascii="Times New Roman" w:eastAsia="Times New Roman" w:hAnsi="Times New Roman" w:cs="Times New Roman"/>
          <w:b/>
          <w:sz w:val="24"/>
          <w:szCs w:val="24"/>
        </w:rPr>
      </w:pPr>
    </w:p>
    <w:p w14:paraId="3E927BC1" w14:textId="77777777" w:rsidR="00F3510F" w:rsidRDefault="00F3510F">
      <w:pPr>
        <w:spacing w:line="480" w:lineRule="auto"/>
        <w:jc w:val="center"/>
        <w:rPr>
          <w:rFonts w:ascii="Times New Roman" w:eastAsia="Times New Roman" w:hAnsi="Times New Roman" w:cs="Times New Roman"/>
          <w:b/>
          <w:sz w:val="24"/>
          <w:szCs w:val="24"/>
        </w:rPr>
      </w:pPr>
    </w:p>
    <w:p w14:paraId="14A28298" w14:textId="77777777" w:rsidR="00F3510F" w:rsidRDefault="00F3510F">
      <w:pPr>
        <w:spacing w:line="480" w:lineRule="auto"/>
        <w:jc w:val="center"/>
        <w:rPr>
          <w:rFonts w:ascii="Times New Roman" w:eastAsia="Times New Roman" w:hAnsi="Times New Roman" w:cs="Times New Roman"/>
          <w:b/>
          <w:sz w:val="24"/>
          <w:szCs w:val="24"/>
        </w:rPr>
      </w:pPr>
    </w:p>
    <w:p w14:paraId="3978BA3D" w14:textId="77777777" w:rsidR="00F3510F" w:rsidRDefault="00F3510F">
      <w:pPr>
        <w:spacing w:line="480" w:lineRule="auto"/>
        <w:jc w:val="center"/>
        <w:rPr>
          <w:rFonts w:ascii="Times New Roman" w:eastAsia="Times New Roman" w:hAnsi="Times New Roman" w:cs="Times New Roman"/>
          <w:b/>
          <w:sz w:val="24"/>
          <w:szCs w:val="24"/>
        </w:rPr>
      </w:pPr>
    </w:p>
    <w:p w14:paraId="678D98C4"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w:t>
      </w:r>
    </w:p>
    <w:p w14:paraId="3E2A728B" w14:textId="77777777" w:rsidR="00F3510F" w:rsidRDefault="00F3510F">
      <w:pPr>
        <w:spacing w:line="480" w:lineRule="auto"/>
        <w:jc w:val="center"/>
        <w:rPr>
          <w:rFonts w:ascii="Times New Roman" w:eastAsia="Times New Roman" w:hAnsi="Times New Roman" w:cs="Times New Roman"/>
          <w:sz w:val="24"/>
          <w:szCs w:val="24"/>
        </w:rPr>
      </w:pPr>
    </w:p>
    <w:p w14:paraId="7D790214"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FUNGAL COMMUNITY COMPOSITION IN BIOLOGICAL SOIL CRUSTS SHIFTS IN RESPONSE TO DISTURBANCE AT THE SANTA RITA EXPERIMENTAL RANGE</w:t>
      </w:r>
    </w:p>
    <w:p w14:paraId="2651B353" w14:textId="77777777" w:rsidR="00F3510F" w:rsidRDefault="00F3510F">
      <w:pPr>
        <w:spacing w:line="480" w:lineRule="auto"/>
        <w:jc w:val="center"/>
        <w:rPr>
          <w:rFonts w:ascii="Times New Roman" w:eastAsia="Times New Roman" w:hAnsi="Times New Roman" w:cs="Times New Roman"/>
          <w:b/>
          <w:sz w:val="24"/>
          <w:szCs w:val="24"/>
        </w:rPr>
      </w:pPr>
    </w:p>
    <w:p w14:paraId="27594CF2" w14:textId="77777777" w:rsidR="00F3510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Mariam Hosseini Marand, Nicolas Katz, A. Elizabeth Arnold</w:t>
      </w:r>
    </w:p>
    <w:p w14:paraId="27E9B8EE" w14:textId="77777777" w:rsidR="00F3510F" w:rsidRDefault="00F3510F">
      <w:pPr>
        <w:spacing w:line="480" w:lineRule="auto"/>
        <w:jc w:val="center"/>
        <w:rPr>
          <w:rFonts w:ascii="Times New Roman" w:eastAsia="Times New Roman" w:hAnsi="Times New Roman" w:cs="Times New Roman"/>
          <w:sz w:val="24"/>
          <w:szCs w:val="24"/>
        </w:rPr>
      </w:pPr>
    </w:p>
    <w:p w14:paraId="4C685435" w14:textId="77777777" w:rsidR="00F3510F" w:rsidRDefault="00000000">
      <w:pPr>
        <w:spacing w:line="480" w:lineRule="auto"/>
        <w:jc w:val="center"/>
        <w:rPr>
          <w:rFonts w:ascii="Times New Roman" w:eastAsia="Times New Roman" w:hAnsi="Times New Roman" w:cs="Times New Roman"/>
          <w:b/>
          <w:sz w:val="24"/>
          <w:szCs w:val="24"/>
        </w:rPr>
      </w:pPr>
      <w:r>
        <w:br w:type="page"/>
      </w:r>
    </w:p>
    <w:p w14:paraId="5973559C" w14:textId="77777777" w:rsidR="00F3510F" w:rsidRDefault="00000000">
      <w:pPr>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38A83224" w14:textId="2F184985"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Biocrusts </w:t>
      </w:r>
      <w:proofErr w:type="gramStart"/>
      <w:r>
        <w:rPr>
          <w:rFonts w:ascii="Times New Roman" w:eastAsia="Times New Roman" w:hAnsi="Times New Roman" w:cs="Times New Roman"/>
          <w:sz w:val="24"/>
          <w:szCs w:val="24"/>
        </w:rPr>
        <w:t>are aggregated</w:t>
      </w:r>
      <w:proofErr w:type="gramEnd"/>
      <w:r>
        <w:rPr>
          <w:rFonts w:ascii="Times New Roman" w:eastAsia="Times New Roman" w:hAnsi="Times New Roman" w:cs="Times New Roman"/>
          <w:sz w:val="24"/>
          <w:szCs w:val="24"/>
        </w:rPr>
        <w:t xml:space="preserve"> microbial communities that exist on the soil surface in arid and semi-arid environments. Comprised of diverse cyanobacteria, algae, lichens, and bryophytes, biocrusts serve important ecosystem functions in dryland ecosystems such as rangelands, where they reduce erosion, improve nutrient cycling, decrease dust, limit soil degradation, and enhance water retention in soils. These functional roles are shaped by the microbial community, including bacteria and fungi, </w:t>
      </w:r>
      <w:proofErr w:type="gramStart"/>
      <w:r>
        <w:rPr>
          <w:rFonts w:ascii="Times New Roman" w:eastAsia="Times New Roman" w:hAnsi="Times New Roman" w:cs="Times New Roman"/>
          <w:sz w:val="24"/>
          <w:szCs w:val="24"/>
        </w:rPr>
        <w:t>that</w:t>
      </w:r>
      <w:proofErr w:type="gramEnd"/>
      <w:r>
        <w:rPr>
          <w:rFonts w:ascii="Times New Roman" w:eastAsia="Times New Roman" w:hAnsi="Times New Roman" w:cs="Times New Roman"/>
          <w:sz w:val="24"/>
          <w:szCs w:val="24"/>
        </w:rPr>
        <w:t xml:space="preserve"> occur within the crusts and likely influence the</w:t>
      </w:r>
      <w:ins w:id="14" w:author="Marand, Mariam Hosseini - (mhmarand)" w:date="2023-12-12T14:17:00Z">
        <w:r w:rsidR="00FA248C">
          <w:rPr>
            <w:rFonts w:ascii="Times New Roman" w:eastAsia="Times New Roman" w:hAnsi="Times New Roman" w:cs="Times New Roman"/>
            <w:sz w:val="24"/>
            <w:szCs w:val="24"/>
          </w:rPr>
          <w:t xml:space="preserve"> crust’s</w:t>
        </w:r>
      </w:ins>
      <w:r>
        <w:rPr>
          <w:rFonts w:ascii="Times New Roman" w:eastAsia="Times New Roman" w:hAnsi="Times New Roman" w:cs="Times New Roman"/>
          <w:sz w:val="24"/>
          <w:szCs w:val="24"/>
        </w:rPr>
        <w:t xml:space="preserve"> resilience to drought, thermal stress, and disturbance. The purpose of this study was to examine how fungal communities in biological soil crusts vary as a function of disturbance, with a special focus on trampling by livestock at the Santa Rita Experimental Range (SRER; Arizona, USA). In each of three pastures at SRER, we collected crusts along three transects centered on a watering tank for cattle. Collection points on each transect were located at 0 m, 500 m, and 1000 m from the tank, with the expectation that disturbance would be greatest at the water source and would decrease at great</w:t>
      </w:r>
      <w:ins w:id="15" w:author="Marand, Mariam Hosseini - (mhmarand)" w:date="2023-12-12T14:18:00Z">
        <w:r w:rsidR="00FA248C">
          <w:rPr>
            <w:rFonts w:ascii="Times New Roman" w:eastAsia="Times New Roman" w:hAnsi="Times New Roman" w:cs="Times New Roman"/>
            <w:sz w:val="24"/>
            <w:szCs w:val="24"/>
          </w:rPr>
          <w:t>er</w:t>
        </w:r>
      </w:ins>
      <w:r>
        <w:rPr>
          <w:rFonts w:ascii="Times New Roman" w:eastAsia="Times New Roman" w:hAnsi="Times New Roman" w:cs="Times New Roman"/>
          <w:sz w:val="24"/>
          <w:szCs w:val="24"/>
        </w:rPr>
        <w:t xml:space="preserve"> distances from the tank. Through amplicon sequencing on the Illumina platform, we found that fungi associated with biocrusts differed in richness and composition as a function of disturbance. Biocrusts in the areas with the least disturbance contained the lowest richness of fungi. Distinctive fungal species with different ecological functions were associated with crusts from high- and low-disturbance areas. When compared against data collected across the region, fungal communities in biocrusts were distinct from those in bulk soil, rhizosphere soil, or roots, suggesting </w:t>
      </w:r>
      <w:proofErr w:type="gramStart"/>
      <w:r>
        <w:rPr>
          <w:rFonts w:ascii="Times New Roman" w:eastAsia="Times New Roman" w:hAnsi="Times New Roman" w:cs="Times New Roman"/>
          <w:sz w:val="24"/>
          <w:szCs w:val="24"/>
        </w:rPr>
        <w:t>an important role</w:t>
      </w:r>
      <w:proofErr w:type="gramEnd"/>
      <w:r>
        <w:rPr>
          <w:rFonts w:ascii="Times New Roman" w:eastAsia="Times New Roman" w:hAnsi="Times New Roman" w:cs="Times New Roman"/>
          <w:sz w:val="24"/>
          <w:szCs w:val="24"/>
        </w:rPr>
        <w:t xml:space="preserve"> of biocrusts in harboring unique fungal diversity. </w:t>
      </w:r>
      <w:proofErr w:type="gramStart"/>
      <w:r>
        <w:rPr>
          <w:rFonts w:ascii="Times New Roman" w:eastAsia="Times New Roman" w:hAnsi="Times New Roman" w:cs="Times New Roman"/>
          <w:sz w:val="24"/>
          <w:szCs w:val="24"/>
        </w:rPr>
        <w:t>Overall</w:t>
      </w:r>
      <w:proofErr w:type="gramEnd"/>
      <w:r>
        <w:rPr>
          <w:rFonts w:ascii="Times New Roman" w:eastAsia="Times New Roman" w:hAnsi="Times New Roman" w:cs="Times New Roman"/>
          <w:sz w:val="24"/>
          <w:szCs w:val="24"/>
        </w:rPr>
        <w:t xml:space="preserve"> our </w:t>
      </w:r>
      <w:del w:id="16" w:author="Marand, Mariam Hosseini - (mhmarand)" w:date="2023-12-12T14:19:00Z">
        <w:r w:rsidDel="00FA248C">
          <w:rPr>
            <w:rFonts w:ascii="Times New Roman" w:eastAsia="Times New Roman" w:hAnsi="Times New Roman" w:cs="Times New Roman"/>
            <w:sz w:val="24"/>
            <w:szCs w:val="24"/>
          </w:rPr>
          <w:delText>results  suggest</w:delText>
        </w:r>
      </w:del>
      <w:ins w:id="17" w:author="Marand, Mariam Hosseini - (mhmarand)" w:date="2023-12-12T14:19:00Z">
        <w:r w:rsidR="00FA248C">
          <w:rPr>
            <w:rFonts w:ascii="Times New Roman" w:eastAsia="Times New Roman" w:hAnsi="Times New Roman" w:cs="Times New Roman"/>
            <w:sz w:val="24"/>
            <w:szCs w:val="24"/>
          </w:rPr>
          <w:t>results suggest</w:t>
        </w:r>
      </w:ins>
      <w:r>
        <w:rPr>
          <w:rFonts w:ascii="Times New Roman" w:eastAsia="Times New Roman" w:hAnsi="Times New Roman" w:cs="Times New Roman"/>
          <w:sz w:val="24"/>
          <w:szCs w:val="24"/>
        </w:rPr>
        <w:t xml:space="preserve"> that biocrust fungi may play a highly important role in nutrient cycling in high disturbance environments, but that the loss of fungal mutualists may limit the health or resilience of biocrusts when disturbance is severe. </w:t>
      </w:r>
    </w:p>
    <w:p w14:paraId="27985B35" w14:textId="77777777" w:rsidR="00F3510F" w:rsidRDefault="00000000">
      <w:pPr>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1AEFC8B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Biocrusts </w:t>
      </w:r>
      <w:proofErr w:type="gramStart"/>
      <w:r>
        <w:rPr>
          <w:rFonts w:ascii="Times New Roman" w:eastAsia="Times New Roman" w:hAnsi="Times New Roman" w:cs="Times New Roman"/>
          <w:sz w:val="24"/>
          <w:szCs w:val="24"/>
        </w:rPr>
        <w:t>are aggregated</w:t>
      </w:r>
      <w:proofErr w:type="gramEnd"/>
      <w:r>
        <w:rPr>
          <w:rFonts w:ascii="Times New Roman" w:eastAsia="Times New Roman" w:hAnsi="Times New Roman" w:cs="Times New Roman"/>
          <w:sz w:val="24"/>
          <w:szCs w:val="24"/>
        </w:rPr>
        <w:t xml:space="preserve"> microbial communities that exist on the soil surface in arid and semi-arid environments. Defined by the emergent structures that form crusts in the uppermost millimeters of soil, biocrusts represent intimate associations between soil particles, photoautotrophic organisms (cyanobacteria, algae, lichens, and bryophytes), and heterotrophs (including bacteria, archaea, and fungi) </w:t>
      </w:r>
      <w:hyperlink r:id="rId45">
        <w:r>
          <w:rPr>
            <w:rFonts w:ascii="Times New Roman" w:eastAsia="Times New Roman" w:hAnsi="Times New Roman" w:cs="Times New Roman"/>
            <w:sz w:val="24"/>
            <w:szCs w:val="24"/>
          </w:rPr>
          <w:t>(Belnap &amp; Lange, 2003)</w:t>
        </w:r>
      </w:hyperlink>
      <w:r>
        <w:rPr>
          <w:rFonts w:ascii="Times New Roman" w:eastAsia="Times New Roman" w:hAnsi="Times New Roman" w:cs="Times New Roman"/>
          <w:sz w:val="24"/>
          <w:szCs w:val="24"/>
        </w:rPr>
        <w:t>. Biocrusts serve important ecosystem functions in dryland ecosystems such as rangelands, where they reduce erosion, improve nutrient cycling, decrease dust, limit soil degradation, and enhance water retention in soils (</w:t>
      </w:r>
      <w:hyperlink r:id="rId46">
        <w:r>
          <w:rPr>
            <w:rFonts w:ascii="Times New Roman" w:eastAsia="Times New Roman" w:hAnsi="Times New Roman" w:cs="Times New Roman"/>
            <w:sz w:val="24"/>
            <w:szCs w:val="24"/>
          </w:rPr>
          <w:t xml:space="preserve">Belnap &amp; Lange, 2003; </w:t>
        </w:r>
        <w:proofErr w:type="spellStart"/>
        <w:r>
          <w:rPr>
            <w:rFonts w:ascii="Times New Roman" w:eastAsia="Times New Roman" w:hAnsi="Times New Roman" w:cs="Times New Roman"/>
            <w:sz w:val="24"/>
            <w:szCs w:val="24"/>
          </w:rPr>
          <w:t>Ferrenberg</w:t>
        </w:r>
        <w:proofErr w:type="spellEnd"/>
        <w:r>
          <w:rPr>
            <w:rFonts w:ascii="Times New Roman" w:eastAsia="Times New Roman" w:hAnsi="Times New Roman" w:cs="Times New Roman"/>
            <w:sz w:val="24"/>
            <w:szCs w:val="24"/>
          </w:rPr>
          <w:t xml:space="preserve"> et al., 2017; Weber et al., 2022</w:t>
        </w:r>
      </w:hyperlink>
      <w:r>
        <w:rPr>
          <w:rFonts w:ascii="Times New Roman" w:eastAsia="Times New Roman" w:hAnsi="Times New Roman" w:cs="Times New Roman"/>
          <w:sz w:val="24"/>
          <w:szCs w:val="24"/>
        </w:rPr>
        <w:t>). Overall biocrusts can be defined</w:t>
      </w:r>
      <w:r>
        <w:rPr>
          <w:rFonts w:ascii="Times New Roman" w:eastAsia="Times New Roman" w:hAnsi="Times New Roman" w:cs="Times New Roman"/>
          <w:i/>
          <w:color w:val="595959"/>
          <w:sz w:val="24"/>
          <w:szCs w:val="24"/>
        </w:rPr>
        <w:t xml:space="preserve"> </w:t>
      </w:r>
      <w:r>
        <w:rPr>
          <w:rFonts w:ascii="Times New Roman" w:eastAsia="Times New Roman" w:hAnsi="Times New Roman" w:cs="Times New Roman"/>
          <w:sz w:val="24"/>
          <w:szCs w:val="24"/>
        </w:rPr>
        <w:t xml:space="preserve">not only by their composition, but by their habitat, structure, and function </w:t>
      </w:r>
      <w:hyperlink r:id="rId47">
        <w:r>
          <w:rPr>
            <w:rFonts w:ascii="Times New Roman" w:eastAsia="Times New Roman" w:hAnsi="Times New Roman" w:cs="Times New Roman"/>
            <w:sz w:val="24"/>
            <w:szCs w:val="24"/>
          </w:rPr>
          <w:t>(Weber et al., 2022)</w:t>
        </w:r>
      </w:hyperlink>
      <w:r>
        <w:rPr>
          <w:rFonts w:ascii="Times New Roman" w:eastAsia="Times New Roman" w:hAnsi="Times New Roman" w:cs="Times New Roman"/>
          <w:sz w:val="24"/>
          <w:szCs w:val="24"/>
        </w:rPr>
        <w:t>.</w:t>
      </w:r>
    </w:p>
    <w:p w14:paraId="7BF3BA64" w14:textId="77777777" w:rsidR="00F3510F" w:rsidRDefault="00F3510F">
      <w:pPr>
        <w:spacing w:line="480" w:lineRule="auto"/>
        <w:rPr>
          <w:rFonts w:ascii="Times New Roman" w:eastAsia="Times New Roman" w:hAnsi="Times New Roman" w:cs="Times New Roman"/>
          <w:sz w:val="24"/>
          <w:szCs w:val="24"/>
        </w:rPr>
      </w:pPr>
    </w:p>
    <w:p w14:paraId="50428B15"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global scale, biocrusts can be found primarily in environments where water is limited and thereafter there is limited cover by vascular plants </w:t>
      </w:r>
      <w:hyperlink r:id="rId48">
        <w:r>
          <w:rPr>
            <w:rFonts w:ascii="Times New Roman" w:eastAsia="Times New Roman" w:hAnsi="Times New Roman" w:cs="Times New Roman"/>
            <w:sz w:val="24"/>
            <w:szCs w:val="24"/>
          </w:rPr>
          <w:t>(Weber et al., 2022)</w:t>
        </w:r>
      </w:hyperlink>
      <w:r>
        <w:rPr>
          <w:rFonts w:ascii="Times New Roman" w:eastAsia="Times New Roman" w:hAnsi="Times New Roman" w:cs="Times New Roman"/>
          <w:sz w:val="24"/>
          <w:szCs w:val="24"/>
        </w:rPr>
        <w:t xml:space="preserve">. For these reasons they are primarily found in arid and </w:t>
      </w:r>
      <w:proofErr w:type="spellStart"/>
      <w:r>
        <w:rPr>
          <w:rFonts w:ascii="Times New Roman" w:eastAsia="Times New Roman" w:hAnsi="Times New Roman" w:cs="Times New Roman"/>
          <w:sz w:val="24"/>
          <w:szCs w:val="24"/>
        </w:rPr>
        <w:t>semi arid</w:t>
      </w:r>
      <w:proofErr w:type="spellEnd"/>
      <w:r>
        <w:rPr>
          <w:rFonts w:ascii="Times New Roman" w:eastAsia="Times New Roman" w:hAnsi="Times New Roman" w:cs="Times New Roman"/>
          <w:sz w:val="24"/>
          <w:szCs w:val="24"/>
        </w:rPr>
        <w:t xml:space="preserve"> drylands, where biocrust samples can compromise up to 70% of land cover locally </w:t>
      </w:r>
      <w:hyperlink r:id="rId49">
        <w:r>
          <w:rPr>
            <w:rFonts w:ascii="Times New Roman" w:eastAsia="Times New Roman" w:hAnsi="Times New Roman" w:cs="Times New Roman"/>
            <w:sz w:val="24"/>
            <w:szCs w:val="24"/>
          </w:rPr>
          <w:t>(Rutherford et al., 2017)</w:t>
        </w:r>
      </w:hyperlink>
      <w:r>
        <w:rPr>
          <w:rFonts w:ascii="Times New Roman" w:eastAsia="Times New Roman" w:hAnsi="Times New Roman" w:cs="Times New Roman"/>
          <w:sz w:val="24"/>
          <w:szCs w:val="24"/>
        </w:rPr>
        <w:t xml:space="preserve"> and represent approximately 12% of terrestrial land cover globally </w:t>
      </w:r>
      <w:hyperlink r:id="rId50">
        <w:r>
          <w:rPr>
            <w:rFonts w:ascii="Times New Roman" w:eastAsia="Times New Roman" w:hAnsi="Times New Roman" w:cs="Times New Roman"/>
            <w:sz w:val="24"/>
            <w:szCs w:val="24"/>
          </w:rPr>
          <w:t>(Rodriguez-Caballero et al., 2018)</w:t>
        </w:r>
      </w:hyperlink>
      <w:r>
        <w:rPr>
          <w:rFonts w:ascii="Times New Roman" w:eastAsia="Times New Roman" w:hAnsi="Times New Roman" w:cs="Times New Roman"/>
          <w:sz w:val="24"/>
          <w:szCs w:val="24"/>
        </w:rPr>
        <w:t xml:space="preserve">. Biocrusts are extremotolerant and able to use </w:t>
      </w:r>
      <w:proofErr w:type="gramStart"/>
      <w:r>
        <w:rPr>
          <w:rFonts w:ascii="Times New Roman" w:eastAsia="Times New Roman" w:hAnsi="Times New Roman" w:cs="Times New Roman"/>
          <w:sz w:val="24"/>
          <w:szCs w:val="24"/>
        </w:rPr>
        <w:t>small amounts</w:t>
      </w:r>
      <w:proofErr w:type="gramEnd"/>
      <w:r>
        <w:rPr>
          <w:rFonts w:ascii="Times New Roman" w:eastAsia="Times New Roman" w:hAnsi="Times New Roman" w:cs="Times New Roman"/>
          <w:sz w:val="24"/>
          <w:szCs w:val="24"/>
        </w:rPr>
        <w:t xml:space="preserve"> of water for optimal photosynthetic activity. They can contain as much productivity and higher chlorophyll content than vascular plants in the same environment </w:t>
      </w:r>
      <w:hyperlink r:id="rId51">
        <w:r>
          <w:rPr>
            <w:rFonts w:ascii="Times New Roman" w:eastAsia="Times New Roman" w:hAnsi="Times New Roman" w:cs="Times New Roman"/>
            <w:sz w:val="24"/>
            <w:szCs w:val="24"/>
          </w:rPr>
          <w:t>(Belnap &amp; Lange, 2003; Raggio et al., 2014)</w:t>
        </w:r>
      </w:hyperlink>
      <w:r>
        <w:rPr>
          <w:rFonts w:ascii="Times New Roman" w:eastAsia="Times New Roman" w:hAnsi="Times New Roman" w:cs="Times New Roman"/>
          <w:sz w:val="24"/>
          <w:szCs w:val="24"/>
        </w:rPr>
        <w:t xml:space="preserve">. </w:t>
      </w:r>
    </w:p>
    <w:p w14:paraId="23DE8F1B" w14:textId="77777777" w:rsidR="00F3510F" w:rsidRDefault="00F3510F">
      <w:pPr>
        <w:spacing w:line="480" w:lineRule="auto"/>
        <w:rPr>
          <w:rFonts w:ascii="Times New Roman" w:eastAsia="Times New Roman" w:hAnsi="Times New Roman" w:cs="Times New Roman"/>
          <w:sz w:val="24"/>
          <w:szCs w:val="24"/>
        </w:rPr>
      </w:pPr>
    </w:p>
    <w:p w14:paraId="2C24B68F" w14:textId="0DEBEF4C"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Composition and cover of biological soil crust samples can vary </w:t>
      </w:r>
      <w:ins w:id="18" w:author="Marand, Mariam Hosseini - (mhmarand)" w:date="2023-12-12T14:25:00Z">
        <w:r w:rsidR="00FA248C">
          <w:rPr>
            <w:rFonts w:ascii="Times New Roman" w:eastAsia="Times New Roman" w:hAnsi="Times New Roman" w:cs="Times New Roman"/>
            <w:sz w:val="24"/>
            <w:szCs w:val="24"/>
          </w:rPr>
          <w:t xml:space="preserve">both </w:t>
        </w:r>
      </w:ins>
      <w:r>
        <w:rPr>
          <w:rFonts w:ascii="Times New Roman" w:eastAsia="Times New Roman" w:hAnsi="Times New Roman" w:cs="Times New Roman"/>
          <w:sz w:val="24"/>
          <w:szCs w:val="24"/>
        </w:rPr>
        <w:t xml:space="preserve">among geographic locations </w:t>
      </w:r>
      <w:ins w:id="19" w:author="Marand, Mariam Hosseini - (mhmarand)" w:date="2023-12-12T14:25:00Z">
        <w:r w:rsidR="00FA248C">
          <w:rPr>
            <w:rFonts w:ascii="Times New Roman" w:eastAsia="Times New Roman" w:hAnsi="Times New Roman" w:cs="Times New Roman"/>
            <w:sz w:val="24"/>
            <w:szCs w:val="24"/>
          </w:rPr>
          <w:t>and</w:t>
        </w:r>
      </w:ins>
      <w:del w:id="20" w:author="Marand, Mariam Hosseini - (mhmarand)" w:date="2023-12-12T14:25:00Z">
        <w:r w:rsidDel="00FA248C">
          <w:rPr>
            <w:rFonts w:ascii="Times New Roman" w:eastAsia="Times New Roman" w:hAnsi="Times New Roman" w:cs="Times New Roman"/>
            <w:sz w:val="24"/>
            <w:szCs w:val="24"/>
          </w:rPr>
          <w:delText>as well as</w:delText>
        </w:r>
      </w:del>
      <w:r>
        <w:rPr>
          <w:rFonts w:ascii="Times New Roman" w:eastAsia="Times New Roman" w:hAnsi="Times New Roman" w:cs="Times New Roman"/>
          <w:sz w:val="24"/>
          <w:szCs w:val="24"/>
        </w:rPr>
        <w:t xml:space="preserve"> as a function of environmental factors such as precipitation, temperature, </w:t>
      </w:r>
      <w:r>
        <w:rPr>
          <w:rFonts w:ascii="Times New Roman" w:eastAsia="Times New Roman" w:hAnsi="Times New Roman" w:cs="Times New Roman"/>
          <w:sz w:val="24"/>
          <w:szCs w:val="24"/>
        </w:rPr>
        <w:lastRenderedPageBreak/>
        <w:t xml:space="preserve">soil texture and chemistry </w:t>
      </w:r>
      <w:hyperlink r:id="rId52">
        <w:r>
          <w:rPr>
            <w:rFonts w:ascii="Times New Roman" w:eastAsia="Times New Roman" w:hAnsi="Times New Roman" w:cs="Times New Roman"/>
            <w:sz w:val="24"/>
            <w:szCs w:val="24"/>
          </w:rPr>
          <w:t>(Rosentreter &amp; Belnap, 2001)</w:t>
        </w:r>
      </w:hyperlink>
      <w:r>
        <w:rPr>
          <w:rFonts w:ascii="Times New Roman" w:eastAsia="Times New Roman" w:hAnsi="Times New Roman" w:cs="Times New Roman"/>
          <w:sz w:val="24"/>
          <w:szCs w:val="24"/>
        </w:rPr>
        <w:t xml:space="preserve">.  For instance, biocrusts in highly alkaline soils are </w:t>
      </w:r>
      <w:proofErr w:type="gramStart"/>
      <w:r>
        <w:rPr>
          <w:rFonts w:ascii="Times New Roman" w:eastAsia="Times New Roman" w:hAnsi="Times New Roman" w:cs="Times New Roman"/>
          <w:sz w:val="24"/>
          <w:szCs w:val="24"/>
        </w:rPr>
        <w:t>generally dominated</w:t>
      </w:r>
      <w:proofErr w:type="gramEnd"/>
      <w:r>
        <w:rPr>
          <w:rFonts w:ascii="Times New Roman" w:eastAsia="Times New Roman" w:hAnsi="Times New Roman" w:cs="Times New Roman"/>
          <w:sz w:val="24"/>
          <w:szCs w:val="24"/>
        </w:rPr>
        <w:t xml:space="preserve"> by cyanobacteria, whereas green algae dominate crusts in highly acidic soils (Grondin &amp; Johansen, 1995). Similarly, biocrust lichens such as </w:t>
      </w:r>
      <w:proofErr w:type="spellStart"/>
      <w:r>
        <w:rPr>
          <w:rFonts w:ascii="Times New Roman" w:eastAsia="Times New Roman" w:hAnsi="Times New Roman" w:cs="Times New Roman"/>
          <w:i/>
          <w:sz w:val="24"/>
          <w:szCs w:val="24"/>
        </w:rPr>
        <w:t>Aspicilia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fruticulosa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can serve as indicators of soils with high levels of calcium carbonate </w:t>
      </w:r>
      <w:hyperlink r:id="rId53">
        <w:r>
          <w:rPr>
            <w:rFonts w:ascii="Times New Roman" w:eastAsia="Times New Roman" w:hAnsi="Times New Roman" w:cs="Times New Roman"/>
            <w:sz w:val="24"/>
            <w:szCs w:val="24"/>
          </w:rPr>
          <w:t>(Rosentreter &amp; Belnap, 2001)</w:t>
        </w:r>
      </w:hyperlink>
      <w:r>
        <w:rPr>
          <w:rFonts w:ascii="Times New Roman" w:eastAsia="Times New Roman" w:hAnsi="Times New Roman" w:cs="Times New Roman"/>
          <w:sz w:val="24"/>
          <w:szCs w:val="24"/>
        </w:rPr>
        <w:t xml:space="preserve">. Because biocrusts have many important ecosystem functions, including soil stabilization and erosion control, nutrient cycling, and hydrologic cycling </w:t>
      </w:r>
      <w:hyperlink r:id="rId54">
        <w:r>
          <w:rPr>
            <w:rFonts w:ascii="Times New Roman" w:eastAsia="Times New Roman" w:hAnsi="Times New Roman" w:cs="Times New Roman"/>
            <w:sz w:val="24"/>
            <w:szCs w:val="24"/>
          </w:rPr>
          <w:t>(Bates et al., 2012; Eldridge et al., 2020; Weber et al., 2022)</w:t>
        </w:r>
      </w:hyperlink>
      <w:r>
        <w:rPr>
          <w:rFonts w:ascii="Times New Roman" w:eastAsia="Times New Roman" w:hAnsi="Times New Roman" w:cs="Times New Roman"/>
          <w:sz w:val="24"/>
          <w:szCs w:val="24"/>
        </w:rPr>
        <w:t>, there is growing interest in their impacts on land conservation and the protection and re-establishment of ecosystem services in drylands worldwide.</w:t>
      </w:r>
    </w:p>
    <w:p w14:paraId="177C44D3" w14:textId="77777777" w:rsidR="00F3510F" w:rsidRDefault="00F3510F">
      <w:pPr>
        <w:spacing w:line="480" w:lineRule="auto"/>
        <w:rPr>
          <w:rFonts w:ascii="Times New Roman" w:eastAsia="Times New Roman" w:hAnsi="Times New Roman" w:cs="Times New Roman"/>
          <w:b/>
          <w:sz w:val="24"/>
          <w:szCs w:val="24"/>
        </w:rPr>
      </w:pPr>
    </w:p>
    <w:p w14:paraId="156900F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Biocrusts in ecosystem functioning in arid </w:t>
      </w:r>
      <w:proofErr w:type="gramStart"/>
      <w:r>
        <w:rPr>
          <w:rFonts w:ascii="Times New Roman" w:eastAsia="Times New Roman" w:hAnsi="Times New Roman" w:cs="Times New Roman"/>
          <w:i/>
          <w:sz w:val="24"/>
          <w:szCs w:val="24"/>
        </w:rPr>
        <w:t>environments</w:t>
      </w:r>
      <w:proofErr w:type="gramEnd"/>
    </w:p>
    <w:p w14:paraId="78569A95"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limitation is a defining feature of arid landscapes, which have higher evaporation rates than precipitation </w:t>
      </w:r>
      <w:hyperlink r:id="rId55">
        <w:r>
          <w:rPr>
            <w:rFonts w:ascii="Times New Roman" w:eastAsia="Times New Roman" w:hAnsi="Times New Roman" w:cs="Times New Roman"/>
            <w:sz w:val="24"/>
            <w:szCs w:val="24"/>
          </w:rPr>
          <w:t xml:space="preserve">(Hoover et al., 2020; </w:t>
        </w:r>
        <w:proofErr w:type="spellStart"/>
        <w:r>
          <w:rPr>
            <w:rFonts w:ascii="Times New Roman" w:eastAsia="Times New Roman" w:hAnsi="Times New Roman" w:cs="Times New Roman"/>
            <w:sz w:val="24"/>
            <w:szCs w:val="24"/>
          </w:rPr>
          <w:t>Naorem</w:t>
        </w:r>
        <w:proofErr w:type="spellEnd"/>
        <w:r>
          <w:rPr>
            <w:rFonts w:ascii="Times New Roman" w:eastAsia="Times New Roman" w:hAnsi="Times New Roman" w:cs="Times New Roman"/>
            <w:sz w:val="24"/>
            <w:szCs w:val="24"/>
          </w:rPr>
          <w:t xml:space="preserve"> et al., 2023)</w:t>
        </w:r>
      </w:hyperlink>
      <w:r>
        <w:rPr>
          <w:rFonts w:ascii="Times New Roman" w:eastAsia="Times New Roman" w:hAnsi="Times New Roman" w:cs="Times New Roman"/>
          <w:sz w:val="24"/>
          <w:szCs w:val="24"/>
        </w:rPr>
        <w:t xml:space="preserve">. For this reason, water conservation in dryland ecosystems is crucial to the stability of such environments, which often include high biodiversity, endemic species, and </w:t>
      </w:r>
      <w:proofErr w:type="gramStart"/>
      <w:r>
        <w:rPr>
          <w:rFonts w:ascii="Times New Roman" w:eastAsia="Times New Roman" w:hAnsi="Times New Roman" w:cs="Times New Roman"/>
          <w:sz w:val="24"/>
          <w:szCs w:val="24"/>
        </w:rPr>
        <w:t>numerous</w:t>
      </w:r>
      <w:proofErr w:type="gramEnd"/>
      <w:r>
        <w:rPr>
          <w:rFonts w:ascii="Times New Roman" w:eastAsia="Times New Roman" w:hAnsi="Times New Roman" w:cs="Times New Roman"/>
          <w:sz w:val="24"/>
          <w:szCs w:val="24"/>
        </w:rPr>
        <w:t xml:space="preserve"> desirable characteristics for human use.</w:t>
      </w:r>
    </w:p>
    <w:p w14:paraId="2D752F54" w14:textId="77777777" w:rsidR="00F3510F" w:rsidRDefault="00F3510F">
      <w:pPr>
        <w:spacing w:line="480" w:lineRule="auto"/>
        <w:rPr>
          <w:rFonts w:ascii="Times New Roman" w:eastAsia="Times New Roman" w:hAnsi="Times New Roman" w:cs="Times New Roman"/>
          <w:sz w:val="24"/>
          <w:szCs w:val="24"/>
        </w:rPr>
      </w:pPr>
    </w:p>
    <w:p w14:paraId="03A58442"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Biocrust coverage can beneficially impact hydrology across the landscape. Due to the morphology and composition of biocrusts, increasing biocrust coverage reduces the time needed for ponding and water runoff while simultaneously reducing sediment production and increasing moisture storage in the soil </w:t>
      </w:r>
      <w:hyperlink r:id="rId56">
        <w:r>
          <w:rPr>
            <w:rFonts w:ascii="Times New Roman" w:eastAsia="Times New Roman" w:hAnsi="Times New Roman" w:cs="Times New Roman"/>
            <w:sz w:val="24"/>
            <w:szCs w:val="24"/>
          </w:rPr>
          <w:t>(Eldridge et al., 2020)</w:t>
        </w:r>
      </w:hyperlink>
      <w:r>
        <w:rPr>
          <w:rFonts w:ascii="Times New Roman" w:eastAsia="Times New Roman" w:hAnsi="Times New Roman" w:cs="Times New Roman"/>
          <w:sz w:val="24"/>
          <w:szCs w:val="24"/>
        </w:rPr>
        <w:t>. Increased soil moisture is beneficial for other soil-dwelling microbes as well as nearby plants, such that biocrusts can serve as ecosystem engineers in dryland systems. Furthermore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biocrust cover can promote soil nitrogen and plant health via atmospheric nitrogen fixation, often benefitting vascular plants whose roots are in </w:t>
      </w:r>
      <w:r>
        <w:rPr>
          <w:rFonts w:ascii="Times New Roman" w:eastAsia="Times New Roman" w:hAnsi="Times New Roman" w:cs="Times New Roman"/>
          <w:sz w:val="24"/>
          <w:szCs w:val="24"/>
        </w:rPr>
        <w:lastRenderedPageBreak/>
        <w:t xml:space="preserve">proximity </w:t>
      </w:r>
      <w:hyperlink r:id="rId57">
        <w:r>
          <w:rPr>
            <w:rFonts w:ascii="Times New Roman" w:eastAsia="Times New Roman" w:hAnsi="Times New Roman" w:cs="Times New Roman"/>
            <w:sz w:val="24"/>
            <w:szCs w:val="24"/>
          </w:rPr>
          <w:t xml:space="preserve">(Delgado-Baquerizo et al., 2014; </w:t>
        </w:r>
        <w:proofErr w:type="spellStart"/>
        <w:r>
          <w:rPr>
            <w:rFonts w:ascii="Times New Roman" w:eastAsia="Times New Roman" w:hAnsi="Times New Roman" w:cs="Times New Roman"/>
            <w:sz w:val="24"/>
            <w:szCs w:val="24"/>
          </w:rPr>
          <w:t>Ferrenberg</w:t>
        </w:r>
        <w:proofErr w:type="spellEnd"/>
        <w:r>
          <w:rPr>
            <w:rFonts w:ascii="Times New Roman" w:eastAsia="Times New Roman" w:hAnsi="Times New Roman" w:cs="Times New Roman"/>
            <w:sz w:val="24"/>
            <w:szCs w:val="24"/>
          </w:rPr>
          <w:t xml:space="preserve"> et al., 2017)</w:t>
        </w:r>
      </w:hyperlink>
      <w:r>
        <w:rPr>
          <w:rFonts w:ascii="Times New Roman" w:eastAsia="Times New Roman" w:hAnsi="Times New Roman" w:cs="Times New Roman"/>
          <w:sz w:val="24"/>
          <w:szCs w:val="24"/>
        </w:rPr>
        <w:t xml:space="preserve">. Native plants that evolved with biocrusts particularly benefit from biocrusts, which can suppress exotic plant emergence and promote native emergence </w:t>
      </w:r>
      <w:hyperlink r:id="rId58">
        <w:r>
          <w:rPr>
            <w:rFonts w:ascii="Times New Roman" w:eastAsia="Times New Roman" w:hAnsi="Times New Roman" w:cs="Times New Roman"/>
            <w:sz w:val="24"/>
            <w:szCs w:val="24"/>
          </w:rPr>
          <w:t>(Bowker et al., 2022)</w:t>
        </w:r>
      </w:hyperlink>
      <w:r>
        <w:rPr>
          <w:rFonts w:ascii="Times New Roman" w:eastAsia="Times New Roman" w:hAnsi="Times New Roman" w:cs="Times New Roman"/>
          <w:sz w:val="24"/>
          <w:szCs w:val="24"/>
        </w:rPr>
        <w:t>, thus speaking to the durability of plant communities in threatened drylands worldwide.</w:t>
      </w:r>
    </w:p>
    <w:p w14:paraId="7FCF8A2D" w14:textId="77777777" w:rsidR="00F3510F" w:rsidRDefault="00F3510F">
      <w:pPr>
        <w:spacing w:line="480" w:lineRule="auto"/>
        <w:rPr>
          <w:rFonts w:ascii="Times New Roman" w:eastAsia="Times New Roman" w:hAnsi="Times New Roman" w:cs="Times New Roman"/>
          <w:b/>
          <w:sz w:val="24"/>
          <w:szCs w:val="24"/>
        </w:rPr>
      </w:pPr>
    </w:p>
    <w:p w14:paraId="57F4D503"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Impacts of disturbance on biocrusts</w:t>
      </w:r>
    </w:p>
    <w:p w14:paraId="669CA6E2"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Biocrusts are </w:t>
      </w:r>
      <w:proofErr w:type="gramStart"/>
      <w:r>
        <w:rPr>
          <w:rFonts w:ascii="Times New Roman" w:eastAsia="Times New Roman" w:hAnsi="Times New Roman" w:cs="Times New Roman"/>
          <w:sz w:val="24"/>
          <w:szCs w:val="24"/>
        </w:rPr>
        <w:t>highly sensitive</w:t>
      </w:r>
      <w:proofErr w:type="gramEnd"/>
      <w:r>
        <w:rPr>
          <w:rFonts w:ascii="Times New Roman" w:eastAsia="Times New Roman" w:hAnsi="Times New Roman" w:cs="Times New Roman"/>
          <w:sz w:val="24"/>
          <w:szCs w:val="24"/>
        </w:rPr>
        <w:t xml:space="preserve"> to disturbance. Their coverage is predicted to decrease by 25-40% within the coming 65 years due to climate change and land-use intensification </w:t>
      </w:r>
      <w:hyperlink r:id="rId59">
        <w:r>
          <w:rPr>
            <w:rFonts w:ascii="Times New Roman" w:eastAsia="Times New Roman" w:hAnsi="Times New Roman" w:cs="Times New Roman"/>
            <w:sz w:val="24"/>
            <w:szCs w:val="24"/>
          </w:rPr>
          <w:t>(Rodriguez-Caballero et al., 2018)</w:t>
        </w:r>
      </w:hyperlink>
      <w:r>
        <w:rPr>
          <w:rFonts w:ascii="Times New Roman" w:eastAsia="Times New Roman" w:hAnsi="Times New Roman" w:cs="Times New Roman"/>
          <w:sz w:val="24"/>
          <w:szCs w:val="24"/>
        </w:rPr>
        <w:t xml:space="preserve">, with serious implications for environmental health in and beyond dryland ecosystems themselves. A loss of biocrust coverage can damage key ecosystem processes like nutrient cycling, soil water retention and erosion and dust control, all of which can affect other organisms within the ecosystem. In field experiments where plots were scraped to remove biocrusts, nitrogenase activity could not be detected as long as 9 years after their removal, suggesting that damage to biocrusts can have long-term impacts </w:t>
      </w:r>
      <w:hyperlink r:id="rId60">
        <w:r>
          <w:rPr>
            <w:rFonts w:ascii="Times New Roman" w:eastAsia="Times New Roman" w:hAnsi="Times New Roman" w:cs="Times New Roman"/>
            <w:sz w:val="24"/>
            <w:szCs w:val="24"/>
          </w:rPr>
          <w:t>(Belnap, 1995</w:t>
        </w:r>
      </w:hyperlink>
      <w:r>
        <w:rPr>
          <w:rFonts w:ascii="Times New Roman" w:eastAsia="Times New Roman" w:hAnsi="Times New Roman" w:cs="Times New Roman"/>
          <w:sz w:val="24"/>
          <w:szCs w:val="24"/>
        </w:rPr>
        <w:t xml:space="preserve">). Moreover, the total nitrogen content of soils without biocrusts typically is much lower than biocrust-containing plots </w:t>
      </w:r>
      <w:hyperlink r:id="rId61">
        <w:r>
          <w:rPr>
            <w:rFonts w:ascii="Times New Roman" w:eastAsia="Times New Roman" w:hAnsi="Times New Roman" w:cs="Times New Roman"/>
            <w:sz w:val="24"/>
            <w:szCs w:val="24"/>
          </w:rPr>
          <w:t>(Belnap, 1995)</w:t>
        </w:r>
      </w:hyperlink>
      <w:r>
        <w:rPr>
          <w:rFonts w:ascii="Times New Roman" w:eastAsia="Times New Roman" w:hAnsi="Times New Roman" w:cs="Times New Roman"/>
          <w:sz w:val="24"/>
          <w:szCs w:val="24"/>
        </w:rPr>
        <w:t xml:space="preserve">. This suggests that the biocrusts are a dominating source of fixed nitrogen and that soil dwelling microbes play a less significant role in nutrient cycling. </w:t>
      </w:r>
    </w:p>
    <w:p w14:paraId="22BB214B" w14:textId="77777777" w:rsidR="00F3510F" w:rsidRDefault="00F3510F">
      <w:pPr>
        <w:spacing w:line="480" w:lineRule="auto"/>
        <w:rPr>
          <w:rFonts w:ascii="Times New Roman" w:eastAsia="Times New Roman" w:hAnsi="Times New Roman" w:cs="Times New Roman"/>
          <w:sz w:val="24"/>
          <w:szCs w:val="24"/>
        </w:rPr>
      </w:pPr>
    </w:p>
    <w:p w14:paraId="7FF8F104"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effects have </w:t>
      </w:r>
      <w:proofErr w:type="gramStart"/>
      <w:r>
        <w:rPr>
          <w:rFonts w:ascii="Times New Roman" w:eastAsia="Times New Roman" w:hAnsi="Times New Roman" w:cs="Times New Roman"/>
          <w:sz w:val="24"/>
          <w:szCs w:val="24"/>
        </w:rPr>
        <w:t>been seen</w:t>
      </w:r>
      <w:proofErr w:type="gramEnd"/>
      <w:r>
        <w:rPr>
          <w:rFonts w:ascii="Times New Roman" w:eastAsia="Times New Roman" w:hAnsi="Times New Roman" w:cs="Times New Roman"/>
          <w:sz w:val="24"/>
          <w:szCs w:val="24"/>
        </w:rPr>
        <w:t xml:space="preserve"> in grazing pastures where disturbance by livestock can damage biocrusts. Katz (2022) showed that in a rangeland in southern Arizona, intensity of land use by cattle was associated with a decrease in biocrust cover. Similarly </w:t>
      </w:r>
      <w:hyperlink r:id="rId62">
        <w:proofErr w:type="spellStart"/>
        <w:r>
          <w:rPr>
            <w:rFonts w:ascii="Times New Roman" w:eastAsia="Times New Roman" w:hAnsi="Times New Roman" w:cs="Times New Roman"/>
            <w:sz w:val="24"/>
            <w:szCs w:val="24"/>
          </w:rPr>
          <w:t>Concostrina</w:t>
        </w:r>
        <w:proofErr w:type="spellEnd"/>
        <w:r>
          <w:rPr>
            <w:rFonts w:ascii="Times New Roman" w:eastAsia="Times New Roman" w:hAnsi="Times New Roman" w:cs="Times New Roman"/>
            <w:sz w:val="24"/>
            <w:szCs w:val="24"/>
          </w:rPr>
          <w:t>-Zubiri et al., (2017)</w:t>
        </w:r>
      </w:hyperlink>
      <w:r>
        <w:rPr>
          <w:rFonts w:ascii="Times New Roman" w:eastAsia="Times New Roman" w:hAnsi="Times New Roman" w:cs="Times New Roman"/>
          <w:sz w:val="24"/>
          <w:szCs w:val="24"/>
        </w:rPr>
        <w:t xml:space="preserve"> showed that reduction in biocrust cover and changes in composition due to grazing cattle had a direct impact on water holding capacity due to a loss of fruticose lichens. In such </w:t>
      </w:r>
      <w:r>
        <w:rPr>
          <w:rFonts w:ascii="Times New Roman" w:eastAsia="Times New Roman" w:hAnsi="Times New Roman" w:cs="Times New Roman"/>
          <w:sz w:val="24"/>
          <w:szCs w:val="24"/>
        </w:rPr>
        <w:lastRenderedPageBreak/>
        <w:t xml:space="preserve">environments, significant impacts on nutrient cycling can persist for an extended </w:t>
      </w:r>
      <w:proofErr w:type="gramStart"/>
      <w:r>
        <w:rPr>
          <w:rFonts w:ascii="Times New Roman" w:eastAsia="Times New Roman" w:hAnsi="Times New Roman" w:cs="Times New Roman"/>
          <w:sz w:val="24"/>
          <w:szCs w:val="24"/>
        </w:rPr>
        <w:t>period of time</w:t>
      </w:r>
      <w:proofErr w:type="gramEnd"/>
      <w:r>
        <w:rPr>
          <w:rFonts w:ascii="Times New Roman" w:eastAsia="Times New Roman" w:hAnsi="Times New Roman" w:cs="Times New Roman"/>
          <w:sz w:val="24"/>
          <w:szCs w:val="24"/>
        </w:rPr>
        <w:t xml:space="preserve"> beyond the timeframe of active disturbance. For example, in one study in grazing plots, soil and plant nitrogen – as well as nitrogenase activity levels – were significantly lower 30 years after the grazing had ceased versus areas in which livestock grazing had never occurred </w:t>
      </w:r>
      <w:hyperlink r:id="rId63">
        <w:r>
          <w:rPr>
            <w:rFonts w:ascii="Times New Roman" w:eastAsia="Times New Roman" w:hAnsi="Times New Roman" w:cs="Times New Roman"/>
            <w:sz w:val="24"/>
            <w:szCs w:val="24"/>
          </w:rPr>
          <w:t>(Belnap, 1995)</w:t>
        </w:r>
      </w:hyperlink>
      <w:r>
        <w:rPr>
          <w:rFonts w:ascii="Times New Roman" w:eastAsia="Times New Roman" w:hAnsi="Times New Roman" w:cs="Times New Roman"/>
          <w:sz w:val="24"/>
          <w:szCs w:val="24"/>
        </w:rPr>
        <w:t xml:space="preserve">. </w:t>
      </w:r>
    </w:p>
    <w:p w14:paraId="0C431E31" w14:textId="77777777" w:rsidR="00F3510F"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Such damage has lasting impacts on ecosystems. In semi-arid grasslands, for example, increases in the abundance of non-native plants and losses of native plant diversity often occur following disturbance events </w:t>
      </w:r>
      <w:hyperlink r:id="rId64">
        <w:r>
          <w:rPr>
            <w:rFonts w:ascii="Times New Roman" w:eastAsia="Times New Roman" w:hAnsi="Times New Roman" w:cs="Times New Roman"/>
            <w:sz w:val="24"/>
            <w:szCs w:val="24"/>
          </w:rPr>
          <w:t>(Bowker et al., 2022; Pearson et al., 2018; Slate et al., 2019; Underwood et al., 2019)</w:t>
        </w:r>
      </w:hyperlink>
      <w:r>
        <w:rPr>
          <w:rFonts w:ascii="Times New Roman" w:eastAsia="Times New Roman" w:hAnsi="Times New Roman" w:cs="Times New Roman"/>
          <w:sz w:val="24"/>
          <w:szCs w:val="24"/>
        </w:rPr>
        <w:t xml:space="preserve">. The loss of biocrust cover makes way for non-native plants to become established and promotes emergence of non-native seedlings, as has been documented by exotic grass </w:t>
      </w:r>
      <w:r>
        <w:rPr>
          <w:rFonts w:ascii="Times New Roman" w:eastAsia="Times New Roman" w:hAnsi="Times New Roman" w:cs="Times New Roman"/>
          <w:i/>
          <w:sz w:val="24"/>
          <w:szCs w:val="24"/>
        </w:rPr>
        <w:t xml:space="preserve">Avena </w:t>
      </w:r>
      <w:proofErr w:type="spellStart"/>
      <w:r>
        <w:rPr>
          <w:rFonts w:ascii="Times New Roman" w:eastAsia="Times New Roman" w:hAnsi="Times New Roman" w:cs="Times New Roman"/>
          <w:i/>
          <w:sz w:val="24"/>
          <w:szCs w:val="24"/>
        </w:rPr>
        <w:t>fatua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 Southern California grasslands </w:t>
      </w:r>
      <w:hyperlink r:id="rId65">
        <w:r>
          <w:rPr>
            <w:rFonts w:ascii="Times New Roman" w:eastAsia="Times New Roman" w:hAnsi="Times New Roman" w:cs="Times New Roman"/>
            <w:sz w:val="24"/>
            <w:szCs w:val="24"/>
          </w:rPr>
          <w:t>(Hernandez &amp; Sandquist, 2011)</w:t>
        </w:r>
      </w:hyperlink>
      <w:r>
        <w:rPr>
          <w:rFonts w:ascii="Times New Roman" w:eastAsia="Times New Roman" w:hAnsi="Times New Roman" w:cs="Times New Roman"/>
          <w:sz w:val="24"/>
          <w:szCs w:val="24"/>
        </w:rPr>
        <w:t xml:space="preserve">. Changes in </w:t>
      </w:r>
      <w:proofErr w:type="gramStart"/>
      <w:r>
        <w:rPr>
          <w:rFonts w:ascii="Times New Roman" w:eastAsia="Times New Roman" w:hAnsi="Times New Roman" w:cs="Times New Roman"/>
          <w:sz w:val="24"/>
          <w:szCs w:val="24"/>
        </w:rPr>
        <w:t>plant</w:t>
      </w:r>
      <w:proofErr w:type="gramEnd"/>
      <w:r>
        <w:rPr>
          <w:rFonts w:ascii="Times New Roman" w:eastAsia="Times New Roman" w:hAnsi="Times New Roman" w:cs="Times New Roman"/>
          <w:sz w:val="24"/>
          <w:szCs w:val="24"/>
        </w:rPr>
        <w:t xml:space="preserve"> community and the loss of native plants </w:t>
      </w:r>
      <w:proofErr w:type="gramStart"/>
      <w:r>
        <w:rPr>
          <w:rFonts w:ascii="Times New Roman" w:eastAsia="Times New Roman" w:hAnsi="Times New Roman" w:cs="Times New Roman"/>
          <w:sz w:val="24"/>
          <w:szCs w:val="24"/>
        </w:rPr>
        <w:t>ultimately impacts</w:t>
      </w:r>
      <w:proofErr w:type="gramEnd"/>
      <w:r>
        <w:rPr>
          <w:rFonts w:ascii="Times New Roman" w:eastAsia="Times New Roman" w:hAnsi="Times New Roman" w:cs="Times New Roman"/>
          <w:sz w:val="24"/>
          <w:szCs w:val="24"/>
        </w:rPr>
        <w:t xml:space="preserve"> macrofauna at these sites as well. For instance, reduced native shrub cover can create a greater distance between shrubs and therefore less cover from predation for small animals </w:t>
      </w:r>
      <w:hyperlink r:id="rId66">
        <w:r>
          <w:rPr>
            <w:rFonts w:ascii="Times New Roman" w:eastAsia="Times New Roman" w:hAnsi="Times New Roman" w:cs="Times New Roman"/>
            <w:sz w:val="24"/>
            <w:szCs w:val="24"/>
          </w:rPr>
          <w:t>(Belnap, 1995)</w:t>
        </w:r>
      </w:hyperlink>
      <w:r>
        <w:rPr>
          <w:rFonts w:ascii="Times New Roman" w:eastAsia="Times New Roman" w:hAnsi="Times New Roman" w:cs="Times New Roman"/>
          <w:sz w:val="24"/>
          <w:szCs w:val="24"/>
        </w:rPr>
        <w:t xml:space="preserve">. In ecosystems with low plant coverage, biocrusts also hold together the soil surface and prevent soil erosion as well as dust storms. Damage to biocrusts is associated with a higher prevalence of airborne dust, which in turn has been shown to promote greater instances of Valley Fever in the American southwest </w:t>
      </w:r>
      <w:hyperlink r:id="rId67">
        <w:r>
          <w:rPr>
            <w:rFonts w:ascii="Times New Roman" w:eastAsia="Times New Roman" w:hAnsi="Times New Roman" w:cs="Times New Roman"/>
            <w:sz w:val="24"/>
            <w:szCs w:val="24"/>
          </w:rPr>
          <w:t>(Lauer et al., 2020)</w:t>
        </w:r>
      </w:hyperlink>
      <w:r>
        <w:rPr>
          <w:rFonts w:ascii="Times New Roman" w:eastAsia="Times New Roman" w:hAnsi="Times New Roman" w:cs="Times New Roman"/>
          <w:sz w:val="24"/>
          <w:szCs w:val="24"/>
        </w:rPr>
        <w:t>.</w:t>
      </w:r>
    </w:p>
    <w:p w14:paraId="05E9FB78"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Roles of fungi in biocrusts </w:t>
      </w:r>
    </w:p>
    <w:p w14:paraId="7C60F0E0" w14:textId="35703DB2"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Biocrusts harbor diverse microbial communities consisting of bacteria, archaea, and fungi </w:t>
      </w:r>
      <w:hyperlink r:id="rId68">
        <w:r>
          <w:rPr>
            <w:rFonts w:ascii="Times New Roman" w:eastAsia="Times New Roman" w:hAnsi="Times New Roman" w:cs="Times New Roman"/>
            <w:sz w:val="24"/>
            <w:szCs w:val="24"/>
          </w:rPr>
          <w:t>(Weber et al., 2022)</w:t>
        </w:r>
      </w:hyperlink>
      <w:r>
        <w:rPr>
          <w:rFonts w:ascii="Times New Roman" w:eastAsia="Times New Roman" w:hAnsi="Times New Roman" w:cs="Times New Roman"/>
          <w:sz w:val="24"/>
          <w:szCs w:val="24"/>
        </w:rPr>
        <w:t xml:space="preserve">. Within biocrust samples themselves, disturbance can impact biocrust organisms differentially. For example, warming as well as disturbance from human trampling reduce lichen and moss composition while increasing the composition of cyanobacteria </w:t>
      </w:r>
      <w:ins w:id="21" w:author="Marand, Mariam Hosseini - (mhmarand)" w:date="2023-12-12T17:41:00Z">
        <w:r w:rsidR="003B6D8E">
          <w:rPr>
            <w:rFonts w:ascii="Times New Roman" w:eastAsia="Times New Roman" w:hAnsi="Times New Roman" w:cs="Times New Roman"/>
            <w:sz w:val="24"/>
            <w:szCs w:val="24"/>
          </w:rPr>
          <w:t xml:space="preserve">within </w:t>
        </w:r>
        <w:r w:rsidR="003B6D8E">
          <w:rPr>
            <w:rFonts w:ascii="Times New Roman" w:eastAsia="Times New Roman" w:hAnsi="Times New Roman" w:cs="Times New Roman"/>
            <w:sz w:val="24"/>
            <w:szCs w:val="24"/>
          </w:rPr>
          <w:lastRenderedPageBreak/>
          <w:t xml:space="preserve">biocrusts </w:t>
        </w:r>
      </w:ins>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Ferrenberg</w:t>
      </w:r>
      <w:proofErr w:type="spellEnd"/>
      <w:r>
        <w:rPr>
          <w:rFonts w:ascii="Times New Roman" w:eastAsia="Times New Roman" w:hAnsi="Times New Roman" w:cs="Times New Roman"/>
          <w:sz w:val="24"/>
          <w:szCs w:val="24"/>
        </w:rPr>
        <w:t xml:space="preserve"> et al. 2015). These shifts in composition </w:t>
      </w:r>
      <w:proofErr w:type="gramStart"/>
      <w:r>
        <w:rPr>
          <w:rFonts w:ascii="Times New Roman" w:eastAsia="Times New Roman" w:hAnsi="Times New Roman" w:cs="Times New Roman"/>
          <w:sz w:val="24"/>
          <w:szCs w:val="24"/>
        </w:rPr>
        <w:t>are also seen</w:t>
      </w:r>
      <w:proofErr w:type="gramEnd"/>
      <w:r>
        <w:rPr>
          <w:rFonts w:ascii="Times New Roman" w:eastAsia="Times New Roman" w:hAnsi="Times New Roman" w:cs="Times New Roman"/>
          <w:sz w:val="24"/>
          <w:szCs w:val="24"/>
        </w:rPr>
        <w:t xml:space="preserve"> at the genus level: for instance, in warming experiments, cyanobacteria have switched in dominance from </w:t>
      </w:r>
      <w:proofErr w:type="spellStart"/>
      <w:r>
        <w:rPr>
          <w:rFonts w:ascii="Times New Roman" w:eastAsia="Times New Roman" w:hAnsi="Times New Roman" w:cs="Times New Roman"/>
          <w:i/>
          <w:sz w:val="24"/>
          <w:szCs w:val="24"/>
        </w:rPr>
        <w:t>Microcoleus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vaginatus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 a more thermotolerant species, </w:t>
      </w:r>
      <w:proofErr w:type="spellStart"/>
      <w:r>
        <w:rPr>
          <w:rFonts w:ascii="Times New Roman" w:eastAsia="Times New Roman" w:hAnsi="Times New Roman" w:cs="Times New Roman"/>
          <w:i/>
          <w:sz w:val="24"/>
          <w:szCs w:val="24"/>
        </w:rPr>
        <w:t>Microcoleus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steenstrupii</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(Garcia-Pichel et al., 2013). More generally, it is thought that microbes, including fungi, </w:t>
      </w:r>
      <w:proofErr w:type="gramStart"/>
      <w:r>
        <w:rPr>
          <w:rFonts w:ascii="Times New Roman" w:eastAsia="Times New Roman" w:hAnsi="Times New Roman" w:cs="Times New Roman"/>
          <w:sz w:val="24"/>
          <w:szCs w:val="24"/>
        </w:rPr>
        <w:t>that</w:t>
      </w:r>
      <w:proofErr w:type="gramEnd"/>
      <w:r>
        <w:rPr>
          <w:rFonts w:ascii="Times New Roman" w:eastAsia="Times New Roman" w:hAnsi="Times New Roman" w:cs="Times New Roman"/>
          <w:sz w:val="24"/>
          <w:szCs w:val="24"/>
        </w:rPr>
        <w:t xml:space="preserve"> occur in biocrusts likely are important for their overall function, growth rate, and resilience to stress. However, little is known about the impacts of disturbance on fungi in biocrusts, nor how fungal communities </w:t>
      </w:r>
      <w:proofErr w:type="gramStart"/>
      <w:r>
        <w:rPr>
          <w:rFonts w:ascii="Times New Roman" w:eastAsia="Times New Roman" w:hAnsi="Times New Roman" w:cs="Times New Roman"/>
          <w:sz w:val="24"/>
          <w:szCs w:val="24"/>
        </w:rPr>
        <w:t>are structured</w:t>
      </w:r>
      <w:proofErr w:type="gramEnd"/>
      <w:r>
        <w:rPr>
          <w:rFonts w:ascii="Times New Roman" w:eastAsia="Times New Roman" w:hAnsi="Times New Roman" w:cs="Times New Roman"/>
          <w:sz w:val="24"/>
          <w:szCs w:val="24"/>
        </w:rPr>
        <w:t xml:space="preserve"> in biocrusts in areas such as the American southwest.</w:t>
      </w:r>
      <w:r>
        <w:rPr>
          <w:rFonts w:ascii="Times New Roman" w:eastAsia="Times New Roman" w:hAnsi="Times New Roman" w:cs="Times New Roman"/>
          <w:i/>
          <w:sz w:val="24"/>
          <w:szCs w:val="24"/>
        </w:rPr>
        <w:t xml:space="preserve"> </w:t>
      </w:r>
    </w:p>
    <w:p w14:paraId="2E05A9C0" w14:textId="77777777" w:rsidR="00F3510F" w:rsidRDefault="00F3510F">
      <w:pPr>
        <w:spacing w:line="480" w:lineRule="auto"/>
        <w:rPr>
          <w:rFonts w:ascii="Times New Roman" w:eastAsia="Times New Roman" w:hAnsi="Times New Roman" w:cs="Times New Roman"/>
          <w:sz w:val="24"/>
          <w:szCs w:val="24"/>
        </w:rPr>
      </w:pPr>
    </w:p>
    <w:p w14:paraId="2A4E05A4" w14:textId="37204798"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study is to assess the effects of disturbance by trampling cattle on fungal communities that occur within biological soil crusts in a semi-arid region of North America. We focus on the Santa Rita Experimental Range of southern Arizona, where our measures of fungal community diversity and structure are among the first in southwestern US biocrusts. We surveyed biocrusts in areas at various distances from livestock </w:t>
      </w:r>
      <w:del w:id="22" w:author="Marand, Mariam Hosseini - (mhmarand)" w:date="2023-12-12T17:43:00Z">
        <w:r w:rsidDel="003B6D8E">
          <w:rPr>
            <w:rFonts w:ascii="Times New Roman" w:eastAsia="Times New Roman" w:hAnsi="Times New Roman" w:cs="Times New Roman"/>
            <w:sz w:val="24"/>
            <w:szCs w:val="24"/>
          </w:rPr>
          <w:delText>tanks, and</w:delText>
        </w:r>
      </w:del>
      <w:ins w:id="23" w:author="Marand, Mariam Hosseini - (mhmarand)" w:date="2023-12-12T17:43:00Z">
        <w:r w:rsidR="003B6D8E">
          <w:rPr>
            <w:rFonts w:ascii="Times New Roman" w:eastAsia="Times New Roman" w:hAnsi="Times New Roman" w:cs="Times New Roman"/>
            <w:sz w:val="24"/>
            <w:szCs w:val="24"/>
          </w:rPr>
          <w:t>tanks and</w:t>
        </w:r>
      </w:ins>
      <w:r>
        <w:rPr>
          <w:rFonts w:ascii="Times New Roman" w:eastAsia="Times New Roman" w:hAnsi="Times New Roman" w:cs="Times New Roman"/>
          <w:sz w:val="24"/>
          <w:szCs w:val="24"/>
        </w:rPr>
        <w:t xml:space="preserve"> used culture-free Illumina sequencing to characterize fungal communities. Here we describe the composition, diversity, and structure of fungal communities in biocrusts in this </w:t>
      </w:r>
      <w:proofErr w:type="gramStart"/>
      <w:r>
        <w:rPr>
          <w:rFonts w:ascii="Times New Roman" w:eastAsia="Times New Roman" w:hAnsi="Times New Roman" w:cs="Times New Roman"/>
          <w:sz w:val="24"/>
          <w:szCs w:val="24"/>
        </w:rPr>
        <w:t>region, and</w:t>
      </w:r>
      <w:proofErr w:type="gramEnd"/>
      <w:r>
        <w:rPr>
          <w:rFonts w:ascii="Times New Roman" w:eastAsia="Times New Roman" w:hAnsi="Times New Roman" w:cs="Times New Roman"/>
          <w:sz w:val="24"/>
          <w:szCs w:val="24"/>
        </w:rPr>
        <w:t xml:space="preserve"> highlight the impacts of disturbance upon them.</w:t>
      </w:r>
    </w:p>
    <w:p w14:paraId="0E3B24B8" w14:textId="77777777" w:rsidR="00F3510F" w:rsidRDefault="00F3510F">
      <w:pPr>
        <w:spacing w:after="200" w:line="480" w:lineRule="auto"/>
        <w:jc w:val="center"/>
        <w:rPr>
          <w:rFonts w:ascii="Times New Roman" w:eastAsia="Times New Roman" w:hAnsi="Times New Roman" w:cs="Times New Roman"/>
          <w:b/>
          <w:color w:val="1D1C1D"/>
          <w:sz w:val="24"/>
          <w:szCs w:val="24"/>
        </w:rPr>
      </w:pPr>
    </w:p>
    <w:p w14:paraId="0DFC6CE8" w14:textId="77777777" w:rsidR="00F3510F" w:rsidRDefault="00000000">
      <w:pPr>
        <w:spacing w:after="200" w:line="480" w:lineRule="auto"/>
        <w:jc w:val="center"/>
        <w:rPr>
          <w:rFonts w:ascii="Times New Roman" w:eastAsia="Times New Roman" w:hAnsi="Times New Roman" w:cs="Times New Roman"/>
          <w:b/>
          <w:color w:val="1D1C1D"/>
          <w:sz w:val="24"/>
          <w:szCs w:val="24"/>
        </w:rPr>
      </w:pPr>
      <w:r>
        <w:rPr>
          <w:rFonts w:ascii="Times New Roman" w:eastAsia="Times New Roman" w:hAnsi="Times New Roman" w:cs="Times New Roman"/>
          <w:b/>
          <w:color w:val="1D1C1D"/>
          <w:sz w:val="24"/>
          <w:szCs w:val="24"/>
        </w:rPr>
        <w:t>METHODS</w:t>
      </w:r>
    </w:p>
    <w:p w14:paraId="27EAAD64" w14:textId="5E8110BF"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Live biocrust samples </w:t>
      </w:r>
      <w:proofErr w:type="gramStart"/>
      <w:r>
        <w:rPr>
          <w:rFonts w:ascii="Times New Roman" w:eastAsia="Times New Roman" w:hAnsi="Times New Roman" w:cs="Times New Roman"/>
          <w:sz w:val="24"/>
          <w:szCs w:val="24"/>
        </w:rPr>
        <w:t>were collected</w:t>
      </w:r>
      <w:proofErr w:type="gramEnd"/>
      <w:r>
        <w:rPr>
          <w:rFonts w:ascii="Times New Roman" w:eastAsia="Times New Roman" w:hAnsi="Times New Roman" w:cs="Times New Roman"/>
          <w:sz w:val="24"/>
          <w:szCs w:val="24"/>
        </w:rPr>
        <w:t xml:space="preserve"> in August 2021 at the northwestern Santa Rita Experimental Range (SRER) near Sahuarita, Arizona, USA (Katz 2022). The SRER is a </w:t>
      </w:r>
      <w:proofErr w:type="gramStart"/>
      <w:r>
        <w:rPr>
          <w:rFonts w:ascii="Times New Roman" w:eastAsia="Times New Roman" w:hAnsi="Times New Roman" w:cs="Times New Roman"/>
          <w:sz w:val="24"/>
          <w:szCs w:val="24"/>
        </w:rPr>
        <w:t>21,000 hectare</w:t>
      </w:r>
      <w:proofErr w:type="gramEnd"/>
      <w:r>
        <w:rPr>
          <w:rFonts w:ascii="Times New Roman" w:eastAsia="Times New Roman" w:hAnsi="Times New Roman" w:cs="Times New Roman"/>
          <w:sz w:val="24"/>
          <w:szCs w:val="24"/>
        </w:rPr>
        <w:t xml:space="preserve"> research range administered by the University of Arizona College of Agriculture, Life and Environmental Sciences. It is located at the base of the Santa Rita Mountains south of Tucson. It is home to one of the oldest biological field research stations in the United States, </w:t>
      </w:r>
      <w:r>
        <w:rPr>
          <w:rFonts w:ascii="Times New Roman" w:eastAsia="Times New Roman" w:hAnsi="Times New Roman" w:cs="Times New Roman"/>
          <w:sz w:val="24"/>
          <w:szCs w:val="24"/>
        </w:rPr>
        <w:lastRenderedPageBreak/>
        <w:t xml:space="preserve">founded in 1902, and its rich biological diversity encompasses </w:t>
      </w:r>
      <w:proofErr w:type="gramStart"/>
      <w:r>
        <w:rPr>
          <w:rFonts w:ascii="Times New Roman" w:eastAsia="Times New Roman" w:hAnsi="Times New Roman" w:cs="Times New Roman"/>
          <w:sz w:val="24"/>
          <w:szCs w:val="24"/>
          <w:highlight w:val="white"/>
        </w:rPr>
        <w:t xml:space="preserve">Sonoran </w:t>
      </w:r>
      <w:r w:rsidR="004230C0">
        <w:rPr>
          <w:rFonts w:ascii="Times New Roman" w:eastAsia="Times New Roman" w:hAnsi="Times New Roman" w:cs="Times New Roman"/>
          <w:sz w:val="24"/>
          <w:szCs w:val="24"/>
          <w:highlight w:val="white"/>
        </w:rPr>
        <w:t>desert</w:t>
      </w:r>
      <w:proofErr w:type="gramEnd"/>
      <w:r w:rsidR="004230C0">
        <w:rPr>
          <w:rFonts w:ascii="Times New Roman" w:eastAsia="Times New Roman" w:hAnsi="Times New Roman" w:cs="Times New Roman"/>
          <w:sz w:val="24"/>
          <w:szCs w:val="24"/>
          <w:highlight w:val="white"/>
        </w:rPr>
        <w:t xml:space="preserve"> scrub</w:t>
      </w:r>
      <w:r>
        <w:rPr>
          <w:rFonts w:ascii="Times New Roman" w:eastAsia="Times New Roman" w:hAnsi="Times New Roman" w:cs="Times New Roman"/>
          <w:sz w:val="24"/>
          <w:szCs w:val="24"/>
          <w:highlight w:val="white"/>
        </w:rPr>
        <w:t xml:space="preserve">, semi-desert grassland, and </w:t>
      </w:r>
      <w:proofErr w:type="spellStart"/>
      <w:r>
        <w:rPr>
          <w:rFonts w:ascii="Times New Roman" w:eastAsia="Times New Roman" w:hAnsi="Times New Roman" w:cs="Times New Roman"/>
          <w:sz w:val="24"/>
          <w:szCs w:val="24"/>
          <w:highlight w:val="white"/>
        </w:rPr>
        <w:t>madrean</w:t>
      </w:r>
      <w:proofErr w:type="spellEnd"/>
      <w:r>
        <w:rPr>
          <w:rFonts w:ascii="Times New Roman" w:eastAsia="Times New Roman" w:hAnsi="Times New Roman" w:cs="Times New Roman"/>
          <w:sz w:val="24"/>
          <w:szCs w:val="24"/>
          <w:highlight w:val="white"/>
        </w:rPr>
        <w:t xml:space="preserve"> evergreen woodland biotic communities (McClaran 2003). The area </w:t>
      </w:r>
      <w:del w:id="24" w:author="Marand, Mariam Hosseini - (mhmarand)" w:date="2023-12-12T17:44:00Z">
        <w:r w:rsidDel="00333118">
          <w:rPr>
            <w:rFonts w:ascii="Times New Roman" w:eastAsia="Times New Roman" w:hAnsi="Times New Roman" w:cs="Times New Roman"/>
            <w:sz w:val="24"/>
            <w:szCs w:val="24"/>
            <w:highlight w:val="white"/>
          </w:rPr>
          <w:delText xml:space="preserve"> </w:delText>
        </w:r>
      </w:del>
      <w:r>
        <w:rPr>
          <w:rFonts w:ascii="Times New Roman" w:eastAsia="Times New Roman" w:hAnsi="Times New Roman" w:cs="Times New Roman"/>
          <w:sz w:val="24"/>
          <w:szCs w:val="24"/>
          <w:highlight w:val="white"/>
        </w:rPr>
        <w:t xml:space="preserve">used for this study includes actively and historically grazed </w:t>
      </w:r>
      <w:del w:id="25" w:author="Marand, Mariam Hosseini - (mhmarand)" w:date="2023-12-12T17:45:00Z">
        <w:r w:rsidDel="00333118">
          <w:rPr>
            <w:rFonts w:ascii="Times New Roman" w:eastAsia="Times New Roman" w:hAnsi="Times New Roman" w:cs="Times New Roman"/>
            <w:sz w:val="24"/>
            <w:szCs w:val="24"/>
            <w:highlight w:val="white"/>
          </w:rPr>
          <w:delText xml:space="preserve"> </w:delText>
        </w:r>
      </w:del>
      <w:r>
        <w:rPr>
          <w:rFonts w:ascii="Times New Roman" w:eastAsia="Times New Roman" w:hAnsi="Times New Roman" w:cs="Times New Roman"/>
          <w:sz w:val="24"/>
          <w:szCs w:val="24"/>
          <w:highlight w:val="white"/>
        </w:rPr>
        <w:t>semi-arid grasslands with Sonoran Desert vegetation. Plants in this area include</w:t>
      </w:r>
      <w:del w:id="26" w:author="Marand, Mariam Hosseini - (mhmarand)" w:date="2023-12-12T17:45:00Z">
        <w:r w:rsidDel="00333118">
          <w:rPr>
            <w:rFonts w:ascii="Times New Roman" w:eastAsia="Times New Roman" w:hAnsi="Times New Roman" w:cs="Times New Roman"/>
            <w:sz w:val="24"/>
            <w:szCs w:val="24"/>
            <w:highlight w:val="white"/>
          </w:rPr>
          <w:delText xml:space="preserve"> </w:delText>
        </w:r>
      </w:del>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Parkinsonia </w:t>
      </w:r>
      <w:proofErr w:type="spellStart"/>
      <w:r>
        <w:rPr>
          <w:rFonts w:ascii="Times New Roman" w:eastAsia="Times New Roman" w:hAnsi="Times New Roman" w:cs="Times New Roman"/>
          <w:i/>
          <w:sz w:val="24"/>
          <w:szCs w:val="24"/>
          <w:highlight w:val="white"/>
        </w:rPr>
        <w:t>microphylla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i/>
          <w:sz w:val="24"/>
          <w:szCs w:val="24"/>
          <w:highlight w:val="white"/>
        </w:rPr>
        <w:t>Ferocactus</w:t>
      </w:r>
      <w:proofErr w:type="spellEnd"/>
      <w:r>
        <w:rPr>
          <w:rFonts w:ascii="Times New Roman" w:eastAsia="Times New Roman" w:hAnsi="Times New Roman" w:cs="Times New Roman"/>
          <w:i/>
          <w:sz w:val="24"/>
          <w:szCs w:val="24"/>
          <w:highlight w:val="white"/>
        </w:rPr>
        <w:t xml:space="preserve"> </w:t>
      </w:r>
      <w:proofErr w:type="spellStart"/>
      <w:r>
        <w:rPr>
          <w:rFonts w:ascii="Times New Roman" w:eastAsia="Times New Roman" w:hAnsi="Times New Roman" w:cs="Times New Roman"/>
          <w:i/>
          <w:sz w:val="24"/>
          <w:szCs w:val="24"/>
          <w:highlight w:val="white"/>
        </w:rPr>
        <w:t>wislizenii</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Opuntia </w:t>
      </w:r>
      <w:proofErr w:type="spellStart"/>
      <w:r>
        <w:rPr>
          <w:rFonts w:ascii="Times New Roman" w:eastAsia="Times New Roman" w:hAnsi="Times New Roman" w:cs="Times New Roman"/>
          <w:i/>
          <w:sz w:val="24"/>
          <w:szCs w:val="24"/>
          <w:highlight w:val="white"/>
        </w:rPr>
        <w:t>engelmannii</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Opuntia </w:t>
      </w:r>
      <w:proofErr w:type="spellStart"/>
      <w:r>
        <w:rPr>
          <w:rFonts w:ascii="Times New Roman" w:eastAsia="Times New Roman" w:hAnsi="Times New Roman" w:cs="Times New Roman"/>
          <w:i/>
          <w:sz w:val="24"/>
          <w:szCs w:val="24"/>
          <w:highlight w:val="white"/>
        </w:rPr>
        <w:t>spinosior</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Prosopis </w:t>
      </w:r>
      <w:proofErr w:type="spellStart"/>
      <w:r>
        <w:rPr>
          <w:rFonts w:ascii="Times New Roman" w:eastAsia="Times New Roman" w:hAnsi="Times New Roman" w:cs="Times New Roman"/>
          <w:i/>
          <w:sz w:val="24"/>
          <w:szCs w:val="24"/>
          <w:highlight w:val="white"/>
        </w:rPr>
        <w:t>velutina</w:t>
      </w:r>
      <w:proofErr w:type="spellEnd"/>
      <w:r>
        <w:rPr>
          <w:rFonts w:ascii="Times New Roman" w:eastAsia="Times New Roman" w:hAnsi="Times New Roman" w:cs="Times New Roman"/>
          <w:sz w:val="24"/>
          <w:szCs w:val="24"/>
          <w:highlight w:val="white"/>
        </w:rPr>
        <w:t>, and diverse grasses.</w:t>
      </w:r>
    </w:p>
    <w:p w14:paraId="710A9623" w14:textId="77777777" w:rsidR="00F3510F" w:rsidRDefault="00F3510F">
      <w:pPr>
        <w:spacing w:line="480" w:lineRule="auto"/>
        <w:rPr>
          <w:rFonts w:ascii="Times New Roman" w:eastAsia="Times New Roman" w:hAnsi="Times New Roman" w:cs="Times New Roman"/>
          <w:color w:val="1D1C1D"/>
          <w:sz w:val="24"/>
          <w:szCs w:val="24"/>
        </w:rPr>
      </w:pPr>
    </w:p>
    <w:p w14:paraId="3E2EC17D" w14:textId="77777777" w:rsidR="00F3510F" w:rsidRDefault="00000000">
      <w:pPr>
        <w:spacing w:line="480" w:lineRule="auto"/>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xml:space="preserve">In each of three grazing pastures at the SRER, we selected one plot adjacent to a </w:t>
      </w:r>
      <w:del w:id="27" w:author="Marand, Mariam Hosseini - (mhmarand)" w:date="2023-12-12T17:45:00Z">
        <w:r w:rsidDel="00333118">
          <w:rPr>
            <w:rFonts w:ascii="Times New Roman" w:eastAsia="Times New Roman" w:hAnsi="Times New Roman" w:cs="Times New Roman"/>
            <w:color w:val="1D1C1D"/>
            <w:sz w:val="24"/>
            <w:szCs w:val="24"/>
          </w:rPr>
          <w:delText xml:space="preserve"> </w:delText>
        </w:r>
      </w:del>
      <w:r>
        <w:rPr>
          <w:rFonts w:ascii="Times New Roman" w:eastAsia="Times New Roman" w:hAnsi="Times New Roman" w:cs="Times New Roman"/>
          <w:color w:val="1D1C1D"/>
          <w:sz w:val="24"/>
          <w:szCs w:val="24"/>
        </w:rPr>
        <w:t xml:space="preserve">cattle watering tank </w:t>
      </w:r>
      <w:del w:id="28" w:author="Marand, Mariam Hosseini - (mhmarand)" w:date="2023-12-12T17:45:00Z">
        <w:r w:rsidDel="008E731B">
          <w:rPr>
            <w:rFonts w:ascii="Times New Roman" w:eastAsia="Times New Roman" w:hAnsi="Times New Roman" w:cs="Times New Roman"/>
            <w:color w:val="1D1C1D"/>
            <w:sz w:val="24"/>
            <w:szCs w:val="24"/>
          </w:rPr>
          <w:delText xml:space="preserve">d </w:delText>
        </w:r>
      </w:del>
      <w:r>
        <w:rPr>
          <w:rFonts w:ascii="Times New Roman" w:eastAsia="Times New Roman" w:hAnsi="Times New Roman" w:cs="Times New Roman"/>
          <w:color w:val="1D1C1D"/>
          <w:sz w:val="24"/>
          <w:szCs w:val="24"/>
        </w:rPr>
        <w:t xml:space="preserve">(Fig. 1.1). To capture increasing degrees of disturbance, plots </w:t>
      </w:r>
      <w:proofErr w:type="gramStart"/>
      <w:r>
        <w:rPr>
          <w:rFonts w:ascii="Times New Roman" w:eastAsia="Times New Roman" w:hAnsi="Times New Roman" w:cs="Times New Roman"/>
          <w:color w:val="1D1C1D"/>
          <w:sz w:val="24"/>
          <w:szCs w:val="24"/>
        </w:rPr>
        <w:t>were sampled</w:t>
      </w:r>
      <w:proofErr w:type="gramEnd"/>
      <w:r>
        <w:rPr>
          <w:rFonts w:ascii="Times New Roman" w:eastAsia="Times New Roman" w:hAnsi="Times New Roman" w:cs="Times New Roman"/>
          <w:color w:val="1D1C1D"/>
          <w:sz w:val="24"/>
          <w:szCs w:val="24"/>
        </w:rPr>
        <w:t xml:space="preserve"> at 0m, 500m and 1000m from each tank, on each of three transects (Fig. 1.1). The closest proximity to the tank (0m) had the highest level of disturbance by cattle trampling, and 1000m from the tank had the least amount of disturbance (Fig. 1.1). At each point on each transect, a 1m</w:t>
      </w:r>
      <w:r>
        <w:rPr>
          <w:rFonts w:ascii="Times New Roman" w:eastAsia="Times New Roman" w:hAnsi="Times New Roman" w:cs="Times New Roman"/>
          <w:color w:val="1D1C1D"/>
          <w:sz w:val="24"/>
          <w:szCs w:val="24"/>
          <w:vertAlign w:val="superscript"/>
        </w:rPr>
        <w:t>2</w:t>
      </w:r>
      <w:r>
        <w:rPr>
          <w:rFonts w:ascii="Times New Roman" w:eastAsia="Times New Roman" w:hAnsi="Times New Roman" w:cs="Times New Roman"/>
          <w:color w:val="1D1C1D"/>
          <w:sz w:val="24"/>
          <w:szCs w:val="24"/>
        </w:rPr>
        <w:t xml:space="preserve"> plot was established up to three biocrust samples were collected, for a total of </w:t>
      </w:r>
      <w:proofErr w:type="gramStart"/>
      <w:r>
        <w:rPr>
          <w:rFonts w:ascii="Times New Roman" w:eastAsia="Times New Roman" w:hAnsi="Times New Roman" w:cs="Times New Roman"/>
          <w:color w:val="1D1C1D"/>
          <w:sz w:val="24"/>
          <w:szCs w:val="24"/>
        </w:rPr>
        <w:t>75</w:t>
      </w:r>
      <w:proofErr w:type="gramEnd"/>
      <w:r>
        <w:rPr>
          <w:rFonts w:ascii="Times New Roman" w:eastAsia="Times New Roman" w:hAnsi="Times New Roman" w:cs="Times New Roman"/>
          <w:color w:val="1D1C1D"/>
          <w:sz w:val="24"/>
          <w:szCs w:val="24"/>
        </w:rPr>
        <w:t xml:space="preserve"> biocrust samples. Biocrust samples </w:t>
      </w:r>
      <w:proofErr w:type="gramStart"/>
      <w:r>
        <w:rPr>
          <w:rFonts w:ascii="Times New Roman" w:eastAsia="Times New Roman" w:hAnsi="Times New Roman" w:cs="Times New Roman"/>
          <w:color w:val="1D1C1D"/>
          <w:sz w:val="24"/>
          <w:szCs w:val="24"/>
        </w:rPr>
        <w:t>were collected</w:t>
      </w:r>
      <w:proofErr w:type="gramEnd"/>
      <w:r>
        <w:rPr>
          <w:rFonts w:ascii="Times New Roman" w:eastAsia="Times New Roman" w:hAnsi="Times New Roman" w:cs="Times New Roman"/>
          <w:color w:val="1D1C1D"/>
          <w:sz w:val="24"/>
          <w:szCs w:val="24"/>
        </w:rPr>
        <w:t xml:space="preserve"> in Petri dishes and then air dried in the lab for 12 hours prior to molecular analysis (Katz 2022). </w:t>
      </w:r>
    </w:p>
    <w:p w14:paraId="22C1AD28" w14:textId="77777777" w:rsidR="00F3510F" w:rsidRDefault="00F3510F">
      <w:pPr>
        <w:spacing w:line="480" w:lineRule="auto"/>
        <w:rPr>
          <w:rFonts w:ascii="Times New Roman" w:eastAsia="Times New Roman" w:hAnsi="Times New Roman" w:cs="Times New Roman"/>
          <w:b/>
          <w:color w:val="1D1C1D"/>
          <w:sz w:val="24"/>
          <w:szCs w:val="24"/>
        </w:rPr>
      </w:pPr>
    </w:p>
    <w:p w14:paraId="7B1C9BB6" w14:textId="77777777" w:rsidR="00F3510F" w:rsidRDefault="00000000">
      <w:pPr>
        <w:spacing w:line="480" w:lineRule="auto"/>
        <w:rPr>
          <w:rFonts w:ascii="Times New Roman" w:eastAsia="Times New Roman" w:hAnsi="Times New Roman" w:cs="Times New Roman"/>
          <w:i/>
          <w:color w:val="1D1C1D"/>
          <w:sz w:val="24"/>
          <w:szCs w:val="24"/>
        </w:rPr>
      </w:pPr>
      <w:r>
        <w:rPr>
          <w:rFonts w:ascii="Times New Roman" w:eastAsia="Times New Roman" w:hAnsi="Times New Roman" w:cs="Times New Roman"/>
          <w:i/>
          <w:color w:val="1D1C1D"/>
          <w:sz w:val="24"/>
          <w:szCs w:val="24"/>
        </w:rPr>
        <w:t>Molecular analysis</w:t>
      </w:r>
    </w:p>
    <w:p w14:paraId="138EA090" w14:textId="77777777" w:rsidR="00F3510F" w:rsidRDefault="00000000">
      <w:pPr>
        <w:spacing w:line="480" w:lineRule="auto"/>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xml:space="preserve">Representative samples of each biocrust sample </w:t>
      </w:r>
      <w:proofErr w:type="gramStart"/>
      <w:r>
        <w:rPr>
          <w:rFonts w:ascii="Times New Roman" w:eastAsia="Times New Roman" w:hAnsi="Times New Roman" w:cs="Times New Roman"/>
          <w:color w:val="1D1C1D"/>
          <w:sz w:val="24"/>
          <w:szCs w:val="24"/>
        </w:rPr>
        <w:t>were collected</w:t>
      </w:r>
      <w:proofErr w:type="gramEnd"/>
      <w:r>
        <w:rPr>
          <w:rFonts w:ascii="Times New Roman" w:eastAsia="Times New Roman" w:hAnsi="Times New Roman" w:cs="Times New Roman"/>
          <w:color w:val="1D1C1D"/>
          <w:sz w:val="24"/>
          <w:szCs w:val="24"/>
        </w:rPr>
        <w:t xml:space="preserve"> and placed in 2ml microcentrifuge tubes prior to DNA extraction. Care </w:t>
      </w:r>
      <w:proofErr w:type="gramStart"/>
      <w:r>
        <w:rPr>
          <w:rFonts w:ascii="Times New Roman" w:eastAsia="Times New Roman" w:hAnsi="Times New Roman" w:cs="Times New Roman"/>
          <w:color w:val="1D1C1D"/>
          <w:sz w:val="24"/>
          <w:szCs w:val="24"/>
        </w:rPr>
        <w:t>was taken</w:t>
      </w:r>
      <w:proofErr w:type="gramEnd"/>
      <w:r>
        <w:rPr>
          <w:rFonts w:ascii="Times New Roman" w:eastAsia="Times New Roman" w:hAnsi="Times New Roman" w:cs="Times New Roman"/>
          <w:color w:val="1D1C1D"/>
          <w:sz w:val="24"/>
          <w:szCs w:val="24"/>
        </w:rPr>
        <w:t xml:space="preserve"> to include limited amounts of soil, except for that adhering to the crust itself. </w:t>
      </w:r>
    </w:p>
    <w:p w14:paraId="61B26923" w14:textId="77777777" w:rsidR="00F3510F" w:rsidRDefault="00F3510F">
      <w:pPr>
        <w:spacing w:line="480" w:lineRule="auto"/>
        <w:rPr>
          <w:rFonts w:ascii="Times New Roman" w:eastAsia="Times New Roman" w:hAnsi="Times New Roman" w:cs="Times New Roman"/>
          <w:color w:val="1D1C1D"/>
          <w:sz w:val="24"/>
          <w:szCs w:val="24"/>
        </w:rPr>
      </w:pPr>
    </w:p>
    <w:p w14:paraId="14783FBB" w14:textId="26887354" w:rsidR="00F3510F" w:rsidRDefault="00000000">
      <w:pPr>
        <w:spacing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1D1C1D"/>
          <w:sz w:val="24"/>
          <w:szCs w:val="24"/>
        </w:rPr>
        <w:t>Samples were ground via bead-beating with sterile silicone</w:t>
      </w:r>
      <w:r>
        <w:rPr>
          <w:rFonts w:ascii="Times New Roman" w:eastAsia="Times New Roman" w:hAnsi="Times New Roman" w:cs="Times New Roman"/>
          <w:color w:val="222222"/>
          <w:sz w:val="24"/>
          <w:szCs w:val="24"/>
          <w:highlight w:val="white"/>
        </w:rPr>
        <w:t xml:space="preserve"> beads. Total genomic DNA was extracted via the Qiagen </w:t>
      </w:r>
      <w:proofErr w:type="spellStart"/>
      <w:r>
        <w:rPr>
          <w:rFonts w:ascii="Times New Roman" w:eastAsia="Times New Roman" w:hAnsi="Times New Roman" w:cs="Times New Roman"/>
          <w:color w:val="222222"/>
          <w:sz w:val="24"/>
          <w:szCs w:val="24"/>
          <w:highlight w:val="white"/>
        </w:rPr>
        <w:t>DNEasy</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Powersoil</w:t>
      </w:r>
      <w:proofErr w:type="spellEnd"/>
      <w:r>
        <w:rPr>
          <w:rFonts w:ascii="Times New Roman" w:eastAsia="Times New Roman" w:hAnsi="Times New Roman" w:cs="Times New Roman"/>
          <w:color w:val="222222"/>
          <w:sz w:val="24"/>
          <w:szCs w:val="24"/>
          <w:highlight w:val="white"/>
        </w:rPr>
        <w:t xml:space="preserve"> Kit following the manufacturer’s protocol</w:t>
      </w:r>
      <w:ins w:id="29" w:author="Marand, Mariam Hosseini - (mhmarand)" w:date="2023-12-13T00:33:00Z">
        <w:r w:rsidR="00323311">
          <w:rPr>
            <w:rFonts w:ascii="Times New Roman" w:eastAsia="Times New Roman" w:hAnsi="Times New Roman" w:cs="Times New Roman"/>
            <w:color w:val="222222"/>
            <w:sz w:val="24"/>
            <w:szCs w:val="24"/>
          </w:rPr>
          <w:t xml:space="preserve"> </w:t>
        </w:r>
        <w:r w:rsidR="00323311">
          <w:rPr>
            <w:rFonts w:ascii="Times New Roman" w:eastAsia="Times New Roman" w:hAnsi="Times New Roman" w:cs="Times New Roman"/>
            <w:sz w:val="24"/>
            <w:szCs w:val="24"/>
          </w:rPr>
          <w:t>(Qiagen, Hilden, Germany)</w:t>
        </w:r>
      </w:ins>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An extraction blank was processed alongside biocrust samples as a negative </w:t>
      </w:r>
      <w:r>
        <w:rPr>
          <w:rFonts w:ascii="Times New Roman" w:eastAsia="Times New Roman" w:hAnsi="Times New Roman" w:cs="Times New Roman"/>
          <w:sz w:val="24"/>
          <w:szCs w:val="24"/>
          <w:highlight w:val="white"/>
        </w:rPr>
        <w:lastRenderedPageBreak/>
        <w:t xml:space="preserve">control, and a mock community of fungal DNA </w:t>
      </w:r>
      <w:hyperlink r:id="rId69">
        <w:r>
          <w:rPr>
            <w:rFonts w:ascii="Times New Roman" w:eastAsia="Times New Roman" w:hAnsi="Times New Roman" w:cs="Times New Roman"/>
            <w:sz w:val="24"/>
            <w:szCs w:val="24"/>
          </w:rPr>
          <w:t>(Daru et al., 2018)</w:t>
        </w:r>
      </w:hyperlink>
      <w:r>
        <w:rPr>
          <w:rFonts w:ascii="Times New Roman" w:eastAsia="Times New Roman" w:hAnsi="Times New Roman" w:cs="Times New Roman"/>
          <w:sz w:val="24"/>
          <w:szCs w:val="24"/>
          <w:highlight w:val="white"/>
        </w:rPr>
        <w:t xml:space="preserve"> was included as a positive control.</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DNA samples </w:t>
      </w:r>
      <w:proofErr w:type="gramStart"/>
      <w:r>
        <w:rPr>
          <w:rFonts w:ascii="Times New Roman" w:eastAsia="Times New Roman" w:hAnsi="Times New Roman" w:cs="Times New Roman"/>
          <w:sz w:val="24"/>
          <w:szCs w:val="24"/>
          <w:highlight w:val="white"/>
        </w:rPr>
        <w:t>were processed</w:t>
      </w:r>
      <w:proofErr w:type="gramEnd"/>
      <w:r>
        <w:rPr>
          <w:rFonts w:ascii="Times New Roman" w:eastAsia="Times New Roman" w:hAnsi="Times New Roman" w:cs="Times New Roman"/>
          <w:sz w:val="24"/>
          <w:szCs w:val="24"/>
          <w:highlight w:val="white"/>
        </w:rPr>
        <w:t xml:space="preserve"> for PCR and library preparation at the University of Arizona Microbiome Core by amplifying the nuclear ribosomal internal transcribed spacer regions (ITS) and 5.8S gene. Products </w:t>
      </w:r>
      <w:proofErr w:type="gramStart"/>
      <w:r>
        <w:rPr>
          <w:rFonts w:ascii="Times New Roman" w:eastAsia="Times New Roman" w:hAnsi="Times New Roman" w:cs="Times New Roman"/>
          <w:sz w:val="24"/>
          <w:szCs w:val="24"/>
          <w:highlight w:val="white"/>
        </w:rPr>
        <w:t>were quantified</w:t>
      </w:r>
      <w:proofErr w:type="gramEnd"/>
      <w:r>
        <w:rPr>
          <w:rFonts w:ascii="Times New Roman" w:eastAsia="Times New Roman" w:hAnsi="Times New Roman" w:cs="Times New Roman"/>
          <w:sz w:val="24"/>
          <w:szCs w:val="24"/>
          <w:highlight w:val="white"/>
        </w:rPr>
        <w:t xml:space="preserve"> via Qubit fluorometer and processed for sequencing of ITS1 on the Illumina </w:t>
      </w:r>
      <w:proofErr w:type="spellStart"/>
      <w:r>
        <w:rPr>
          <w:rFonts w:ascii="Times New Roman" w:eastAsia="Times New Roman" w:hAnsi="Times New Roman" w:cs="Times New Roman"/>
          <w:sz w:val="24"/>
          <w:szCs w:val="24"/>
          <w:highlight w:val="white"/>
        </w:rPr>
        <w:t>MiSeq</w:t>
      </w:r>
      <w:proofErr w:type="spellEnd"/>
      <w:r>
        <w:rPr>
          <w:rFonts w:ascii="Times New Roman" w:eastAsia="Times New Roman" w:hAnsi="Times New Roman" w:cs="Times New Roman"/>
          <w:sz w:val="24"/>
          <w:szCs w:val="24"/>
          <w:highlight w:val="white"/>
        </w:rPr>
        <w:t xml:space="preserve"> 2x300bp platform.</w:t>
      </w:r>
    </w:p>
    <w:p w14:paraId="64319E81" w14:textId="77777777" w:rsidR="00F3510F" w:rsidRDefault="00F3510F">
      <w:pPr>
        <w:spacing w:line="480" w:lineRule="auto"/>
        <w:rPr>
          <w:rFonts w:ascii="Times New Roman" w:eastAsia="Times New Roman" w:hAnsi="Times New Roman" w:cs="Times New Roman"/>
          <w:b/>
          <w:sz w:val="24"/>
          <w:szCs w:val="24"/>
        </w:rPr>
      </w:pPr>
    </w:p>
    <w:p w14:paraId="5E9AB632" w14:textId="77777777" w:rsidR="00F3510F" w:rsidRPr="004230C0" w:rsidRDefault="00000000">
      <w:pPr>
        <w:spacing w:line="480" w:lineRule="auto"/>
        <w:rPr>
          <w:rFonts w:ascii="Times New Roman" w:eastAsia="Times New Roman" w:hAnsi="Times New Roman" w:cs="Times New Roman"/>
          <w:i/>
          <w:sz w:val="24"/>
          <w:szCs w:val="24"/>
        </w:rPr>
      </w:pPr>
      <w:r w:rsidRPr="004230C0">
        <w:rPr>
          <w:rFonts w:ascii="Times New Roman" w:eastAsia="Times New Roman" w:hAnsi="Times New Roman" w:cs="Times New Roman"/>
          <w:i/>
          <w:sz w:val="24"/>
          <w:szCs w:val="24"/>
        </w:rPr>
        <w:t xml:space="preserve">Bioinformatics </w:t>
      </w:r>
    </w:p>
    <w:p w14:paraId="704C7540" w14:textId="051B0027" w:rsidR="00F3510F" w:rsidRPr="004230C0" w:rsidRDefault="00000000">
      <w:pPr>
        <w:spacing w:line="480" w:lineRule="auto"/>
        <w:rPr>
          <w:rFonts w:ascii="Times New Roman" w:eastAsia="Times New Roman" w:hAnsi="Times New Roman" w:cs="Times New Roman"/>
          <w:sz w:val="24"/>
          <w:szCs w:val="24"/>
        </w:rPr>
      </w:pPr>
      <w:r w:rsidRPr="004230C0">
        <w:rPr>
          <w:rFonts w:ascii="Times New Roman" w:eastAsia="Times New Roman" w:hAnsi="Times New Roman" w:cs="Times New Roman"/>
          <w:sz w:val="24"/>
          <w:szCs w:val="24"/>
        </w:rPr>
        <w:t xml:space="preserve">Raw reads were demultiplexed via </w:t>
      </w:r>
      <w:r w:rsidRPr="00F07B2A">
        <w:rPr>
          <w:rFonts w:ascii="Times New Roman" w:eastAsia="Times New Roman" w:hAnsi="Times New Roman" w:cs="Times New Roman"/>
          <w:i/>
          <w:iCs/>
          <w:sz w:val="24"/>
          <w:szCs w:val="24"/>
          <w:rPrChange w:id="30" w:author="Marand, Mariam Hosseini - (mhmarand)" w:date="2023-12-12T18:04:00Z">
            <w:rPr>
              <w:rFonts w:ascii="Times New Roman" w:eastAsia="Times New Roman" w:hAnsi="Times New Roman" w:cs="Times New Roman"/>
              <w:sz w:val="24"/>
              <w:szCs w:val="24"/>
            </w:rPr>
          </w:rPrChange>
        </w:rPr>
        <w:t>VSEARCH</w:t>
      </w:r>
      <w:r w:rsidRPr="004230C0">
        <w:rPr>
          <w:rFonts w:ascii="Times New Roman" w:eastAsia="Times New Roman" w:hAnsi="Times New Roman" w:cs="Times New Roman"/>
          <w:sz w:val="24"/>
          <w:szCs w:val="24"/>
        </w:rPr>
        <w:t xml:space="preserve"> (Rognes et.al, 2016) and quality checks </w:t>
      </w:r>
      <w:proofErr w:type="gramStart"/>
      <w:r w:rsidRPr="004230C0">
        <w:rPr>
          <w:rFonts w:ascii="Times New Roman" w:eastAsia="Times New Roman" w:hAnsi="Times New Roman" w:cs="Times New Roman"/>
          <w:sz w:val="24"/>
          <w:szCs w:val="24"/>
        </w:rPr>
        <w:t>were performed</w:t>
      </w:r>
      <w:proofErr w:type="gramEnd"/>
      <w:r w:rsidRPr="004230C0">
        <w:rPr>
          <w:rFonts w:ascii="Times New Roman" w:eastAsia="Times New Roman" w:hAnsi="Times New Roman" w:cs="Times New Roman"/>
          <w:sz w:val="24"/>
          <w:szCs w:val="24"/>
        </w:rPr>
        <w:t xml:space="preserve"> using </w:t>
      </w:r>
      <w:proofErr w:type="spellStart"/>
      <w:r w:rsidRPr="00F07B2A">
        <w:rPr>
          <w:rFonts w:ascii="Times New Roman" w:eastAsia="Times New Roman" w:hAnsi="Times New Roman" w:cs="Times New Roman"/>
          <w:i/>
          <w:iCs/>
          <w:sz w:val="24"/>
          <w:szCs w:val="24"/>
          <w:rPrChange w:id="31" w:author="Marand, Mariam Hosseini - (mhmarand)" w:date="2023-12-12T18:04:00Z">
            <w:rPr>
              <w:rFonts w:ascii="Times New Roman" w:eastAsia="Times New Roman" w:hAnsi="Times New Roman" w:cs="Times New Roman"/>
              <w:sz w:val="24"/>
              <w:szCs w:val="24"/>
            </w:rPr>
          </w:rPrChange>
        </w:rPr>
        <w:t>FastQC</w:t>
      </w:r>
      <w:proofErr w:type="spellEnd"/>
      <w:r w:rsidRPr="00F07B2A">
        <w:rPr>
          <w:rFonts w:ascii="Times New Roman" w:eastAsia="Times New Roman" w:hAnsi="Times New Roman" w:cs="Times New Roman"/>
          <w:i/>
          <w:iCs/>
          <w:sz w:val="24"/>
          <w:szCs w:val="24"/>
          <w:rPrChange w:id="32" w:author="Marand, Mariam Hosseini - (mhmarand)" w:date="2023-12-12T18:04:00Z">
            <w:rPr>
              <w:rFonts w:ascii="Times New Roman" w:eastAsia="Times New Roman" w:hAnsi="Times New Roman" w:cs="Times New Roman"/>
              <w:sz w:val="24"/>
              <w:szCs w:val="24"/>
            </w:rPr>
          </w:rPrChange>
        </w:rPr>
        <w:t xml:space="preserve"> </w:t>
      </w:r>
      <w:r w:rsidRPr="004230C0">
        <w:rPr>
          <w:rFonts w:ascii="Times New Roman" w:eastAsia="Times New Roman" w:hAnsi="Times New Roman" w:cs="Times New Roman"/>
          <w:sz w:val="24"/>
          <w:szCs w:val="24"/>
        </w:rPr>
        <w:t xml:space="preserve">(Andrews, 2010). </w:t>
      </w:r>
      <w:del w:id="33" w:author="Marand, Mariam Hosseini - (mhmarand)" w:date="2023-12-12T17:51:00Z">
        <w:r w:rsidRPr="004230C0" w:rsidDel="008E731B">
          <w:rPr>
            <w:rFonts w:ascii="Times New Roman" w:eastAsia="Times New Roman" w:hAnsi="Times New Roman" w:cs="Times New Roman"/>
            <w:sz w:val="24"/>
            <w:szCs w:val="24"/>
          </w:rPr>
          <w:delText xml:space="preserve">I used </w:delText>
        </w:r>
      </w:del>
      <w:r w:rsidRPr="00F07B2A">
        <w:rPr>
          <w:rFonts w:ascii="Times New Roman" w:eastAsia="Times New Roman" w:hAnsi="Times New Roman" w:cs="Times New Roman"/>
          <w:i/>
          <w:iCs/>
          <w:sz w:val="24"/>
          <w:szCs w:val="24"/>
          <w:rPrChange w:id="34" w:author="Marand, Mariam Hosseini - (mhmarand)" w:date="2023-12-12T18:04:00Z">
            <w:rPr>
              <w:rFonts w:ascii="Times New Roman" w:eastAsia="Times New Roman" w:hAnsi="Times New Roman" w:cs="Times New Roman"/>
              <w:sz w:val="24"/>
              <w:szCs w:val="24"/>
            </w:rPr>
          </w:rPrChange>
        </w:rPr>
        <w:t>VSEARCH</w:t>
      </w:r>
      <w:r w:rsidRPr="004230C0">
        <w:rPr>
          <w:rFonts w:ascii="Times New Roman" w:eastAsia="Times New Roman" w:hAnsi="Times New Roman" w:cs="Times New Roman"/>
          <w:sz w:val="24"/>
          <w:szCs w:val="24"/>
        </w:rPr>
        <w:t xml:space="preserve"> </w:t>
      </w:r>
      <w:proofErr w:type="gramStart"/>
      <w:ins w:id="35" w:author="Marand, Mariam Hosseini - (mhmarand)" w:date="2023-12-12T17:51:00Z">
        <w:r w:rsidR="008E731B">
          <w:rPr>
            <w:rFonts w:ascii="Times New Roman" w:eastAsia="Times New Roman" w:hAnsi="Times New Roman" w:cs="Times New Roman"/>
            <w:sz w:val="24"/>
            <w:szCs w:val="24"/>
          </w:rPr>
          <w:t>was</w:t>
        </w:r>
      </w:ins>
      <w:ins w:id="36" w:author="Marand, Mariam Hosseini - (mhmarand)" w:date="2023-12-12T17:52:00Z">
        <w:r w:rsidR="008E731B">
          <w:rPr>
            <w:rFonts w:ascii="Times New Roman" w:eastAsia="Times New Roman" w:hAnsi="Times New Roman" w:cs="Times New Roman"/>
            <w:sz w:val="24"/>
            <w:szCs w:val="24"/>
          </w:rPr>
          <w:t xml:space="preserve"> then</w:t>
        </w:r>
      </w:ins>
      <w:ins w:id="37" w:author="Marand, Mariam Hosseini - (mhmarand)" w:date="2023-12-12T17:51:00Z">
        <w:r w:rsidR="008E731B">
          <w:rPr>
            <w:rFonts w:ascii="Times New Roman" w:eastAsia="Times New Roman" w:hAnsi="Times New Roman" w:cs="Times New Roman"/>
            <w:sz w:val="24"/>
            <w:szCs w:val="24"/>
          </w:rPr>
          <w:t xml:space="preserve"> used</w:t>
        </w:r>
        <w:proofErr w:type="gramEnd"/>
        <w:r w:rsidR="008E731B">
          <w:rPr>
            <w:rFonts w:ascii="Times New Roman" w:eastAsia="Times New Roman" w:hAnsi="Times New Roman" w:cs="Times New Roman"/>
            <w:sz w:val="24"/>
            <w:szCs w:val="24"/>
          </w:rPr>
          <w:t xml:space="preserve"> </w:t>
        </w:r>
      </w:ins>
      <w:r w:rsidRPr="004230C0">
        <w:rPr>
          <w:rFonts w:ascii="Times New Roman" w:eastAsia="Times New Roman" w:hAnsi="Times New Roman" w:cs="Times New Roman"/>
          <w:sz w:val="24"/>
          <w:szCs w:val="24"/>
        </w:rPr>
        <w:t xml:space="preserve">to trim sequences based on quality scores, resulting in 150 </w:t>
      </w:r>
      <w:r w:rsidR="004230C0" w:rsidRPr="004230C0">
        <w:rPr>
          <w:rFonts w:ascii="Times New Roman" w:eastAsia="Times New Roman" w:hAnsi="Times New Roman" w:cs="Times New Roman"/>
          <w:sz w:val="24"/>
          <w:szCs w:val="24"/>
        </w:rPr>
        <w:t>base pair</w:t>
      </w:r>
      <w:r w:rsidRPr="004230C0">
        <w:rPr>
          <w:rFonts w:ascii="Times New Roman" w:eastAsia="Times New Roman" w:hAnsi="Times New Roman" w:cs="Times New Roman"/>
          <w:sz w:val="24"/>
          <w:szCs w:val="24"/>
        </w:rPr>
        <w:t xml:space="preserve"> reads. Chimeras </w:t>
      </w:r>
      <w:proofErr w:type="gramStart"/>
      <w:r w:rsidRPr="004230C0">
        <w:rPr>
          <w:rFonts w:ascii="Times New Roman" w:eastAsia="Times New Roman" w:hAnsi="Times New Roman" w:cs="Times New Roman"/>
          <w:sz w:val="24"/>
          <w:szCs w:val="24"/>
        </w:rPr>
        <w:t>were removed</w:t>
      </w:r>
      <w:proofErr w:type="gramEnd"/>
      <w:r w:rsidRPr="004230C0">
        <w:rPr>
          <w:rFonts w:ascii="Times New Roman" w:eastAsia="Times New Roman" w:hAnsi="Times New Roman" w:cs="Times New Roman"/>
          <w:sz w:val="24"/>
          <w:szCs w:val="24"/>
        </w:rPr>
        <w:t xml:space="preserve"> de novo via </w:t>
      </w:r>
      <w:r w:rsidRPr="00F07B2A">
        <w:rPr>
          <w:rFonts w:ascii="Times New Roman" w:eastAsia="Times New Roman" w:hAnsi="Times New Roman" w:cs="Times New Roman"/>
          <w:i/>
          <w:iCs/>
          <w:sz w:val="24"/>
          <w:szCs w:val="24"/>
          <w:rPrChange w:id="38" w:author="Marand, Mariam Hosseini - (mhmarand)" w:date="2023-12-12T18:04:00Z">
            <w:rPr>
              <w:rFonts w:ascii="Times New Roman" w:eastAsia="Times New Roman" w:hAnsi="Times New Roman" w:cs="Times New Roman"/>
              <w:sz w:val="24"/>
              <w:szCs w:val="24"/>
            </w:rPr>
          </w:rPrChange>
        </w:rPr>
        <w:t>VSEARCH</w:t>
      </w:r>
      <w:r w:rsidRPr="004230C0">
        <w:rPr>
          <w:rFonts w:ascii="Times New Roman" w:eastAsia="Times New Roman" w:hAnsi="Times New Roman" w:cs="Times New Roman"/>
          <w:sz w:val="24"/>
          <w:szCs w:val="24"/>
        </w:rPr>
        <w:t xml:space="preserve">. Operational taxonomic units (OTUs) </w:t>
      </w:r>
      <w:proofErr w:type="gramStart"/>
      <w:r w:rsidRPr="004230C0">
        <w:rPr>
          <w:rFonts w:ascii="Times New Roman" w:eastAsia="Times New Roman" w:hAnsi="Times New Roman" w:cs="Times New Roman"/>
          <w:sz w:val="24"/>
          <w:szCs w:val="24"/>
        </w:rPr>
        <w:t>were assigned</w:t>
      </w:r>
      <w:proofErr w:type="gramEnd"/>
      <w:r w:rsidRPr="004230C0">
        <w:rPr>
          <w:rFonts w:ascii="Times New Roman" w:eastAsia="Times New Roman" w:hAnsi="Times New Roman" w:cs="Times New Roman"/>
          <w:sz w:val="24"/>
          <w:szCs w:val="24"/>
        </w:rPr>
        <w:t xml:space="preserve"> and clustered using 95% similarity (Rognes et.al, 2016)</w:t>
      </w:r>
      <w:ins w:id="39" w:author="Marand, Mariam Hosseini - (mhmarand)" w:date="2023-12-12T17:52:00Z">
        <w:r w:rsidR="0058348F">
          <w:rPr>
            <w:rFonts w:ascii="Times New Roman" w:eastAsia="Times New Roman" w:hAnsi="Times New Roman" w:cs="Times New Roman"/>
            <w:sz w:val="24"/>
            <w:szCs w:val="24"/>
          </w:rPr>
          <w:t>.</w:t>
        </w:r>
      </w:ins>
      <w:r w:rsidRPr="004230C0">
        <w:rPr>
          <w:rFonts w:ascii="Times New Roman" w:eastAsia="Gungsuh" w:hAnsi="Times New Roman" w:cs="Times New Roman"/>
          <w:sz w:val="24"/>
          <w:szCs w:val="24"/>
        </w:rPr>
        <w:t xml:space="preserve"> The OTU dataset was then filtered from 3523 OTUs to a final dataset of 338 OTUs (</w:t>
      </w:r>
      <w:r w:rsidR="004230C0" w:rsidRPr="004230C0">
        <w:rPr>
          <w:rFonts w:ascii="Times New Roman" w:eastAsia="Gungsuh" w:hAnsi="Times New Roman" w:cs="Times New Roman"/>
          <w:sz w:val="24"/>
          <w:szCs w:val="24"/>
        </w:rPr>
        <w:t>Supplementary</w:t>
      </w:r>
      <w:r w:rsidRPr="004230C0">
        <w:rPr>
          <w:rFonts w:ascii="Times New Roman" w:eastAsia="Gungsuh" w:hAnsi="Times New Roman" w:cs="Times New Roman"/>
          <w:sz w:val="24"/>
          <w:szCs w:val="24"/>
        </w:rPr>
        <w:t xml:space="preserve"> Table 1.1) by the following criteria: OTUs were retained if they were absent from negative controls, had a read number ≥ 5, were present in more than one sample, and  were not present in the mock community. </w:t>
      </w:r>
    </w:p>
    <w:p w14:paraId="403B1754" w14:textId="77777777" w:rsidR="00F3510F" w:rsidRDefault="00F3510F">
      <w:pPr>
        <w:spacing w:line="480" w:lineRule="auto"/>
        <w:rPr>
          <w:rFonts w:ascii="Times New Roman" w:eastAsia="Times New Roman" w:hAnsi="Times New Roman" w:cs="Times New Roman"/>
          <w:b/>
          <w:sz w:val="24"/>
          <w:szCs w:val="24"/>
        </w:rPr>
      </w:pPr>
    </w:p>
    <w:p w14:paraId="35FACDC1"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Phylogenetic analysis</w:t>
      </w:r>
    </w:p>
    <w:p w14:paraId="71B42F97"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Representative sequences for each OTU </w:t>
      </w:r>
      <w:proofErr w:type="gramStart"/>
      <w:r>
        <w:rPr>
          <w:rFonts w:ascii="Times New Roman" w:eastAsia="Times New Roman" w:hAnsi="Times New Roman" w:cs="Times New Roman"/>
          <w:sz w:val="24"/>
          <w:szCs w:val="24"/>
        </w:rPr>
        <w:t>were placed</w:t>
      </w:r>
      <w:proofErr w:type="gramEnd"/>
      <w:r>
        <w:rPr>
          <w:rFonts w:ascii="Times New Roman" w:eastAsia="Times New Roman" w:hAnsi="Times New Roman" w:cs="Times New Roman"/>
          <w:sz w:val="24"/>
          <w:szCs w:val="24"/>
        </w:rPr>
        <w:t xml:space="preserve"> phylogenetically by TBAS (Carbone et. al. 2019). Placement was accomplished with maximum likelihood under the evolutionary placement algorithm with the pezizo_v2_</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reference set and default parameters. Ecological guilds were determined via TBAS referencing the </w:t>
      </w:r>
      <w:proofErr w:type="spellStart"/>
      <w:r>
        <w:rPr>
          <w:rFonts w:ascii="Times New Roman" w:eastAsia="Times New Roman" w:hAnsi="Times New Roman" w:cs="Times New Roman"/>
          <w:sz w:val="24"/>
          <w:szCs w:val="24"/>
        </w:rPr>
        <w:t>FUNGuild</w:t>
      </w:r>
      <w:proofErr w:type="spellEnd"/>
      <w:r>
        <w:rPr>
          <w:rFonts w:ascii="Times New Roman" w:eastAsia="Times New Roman" w:hAnsi="Times New Roman" w:cs="Times New Roman"/>
          <w:sz w:val="24"/>
          <w:szCs w:val="24"/>
        </w:rPr>
        <w:t xml:space="preserve"> database (Nguyen et.al, 2016). (Supplementary Table 1.2)</w:t>
      </w:r>
    </w:p>
    <w:p w14:paraId="2892A2D3" w14:textId="77777777" w:rsidR="00F3510F" w:rsidRDefault="00F3510F">
      <w:pPr>
        <w:spacing w:line="480" w:lineRule="auto"/>
        <w:rPr>
          <w:rFonts w:ascii="Times New Roman" w:eastAsia="Times New Roman" w:hAnsi="Times New Roman" w:cs="Times New Roman"/>
          <w:b/>
          <w:sz w:val="24"/>
          <w:szCs w:val="24"/>
        </w:rPr>
      </w:pPr>
    </w:p>
    <w:p w14:paraId="1C7D52F2"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Statistical analyses</w:t>
      </w:r>
    </w:p>
    <w:p w14:paraId="0EE3BCAC" w14:textId="69A029FB" w:rsidR="00F3510F" w:rsidRDefault="00000000">
      <w:pPr>
        <w:spacing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Species richness of fungi in biocrust samples (i.e., </w:t>
      </w:r>
      <w:r w:rsidR="004230C0">
        <w:rPr>
          <w:rFonts w:ascii="Times New Roman" w:eastAsia="Times New Roman" w:hAnsi="Times New Roman" w:cs="Times New Roman"/>
          <w:sz w:val="24"/>
          <w:szCs w:val="24"/>
        </w:rPr>
        <w:t>the number</w:t>
      </w:r>
      <w:r>
        <w:rPr>
          <w:rFonts w:ascii="Times New Roman" w:eastAsia="Times New Roman" w:hAnsi="Times New Roman" w:cs="Times New Roman"/>
          <w:sz w:val="24"/>
          <w:szCs w:val="24"/>
        </w:rPr>
        <w:t xml:space="preserve"> of OTUs in sample) </w:t>
      </w:r>
      <w:proofErr w:type="gramStart"/>
      <w:r>
        <w:rPr>
          <w:rFonts w:ascii="Times New Roman" w:eastAsia="Times New Roman" w:hAnsi="Times New Roman" w:cs="Times New Roman"/>
          <w:sz w:val="24"/>
          <w:szCs w:val="24"/>
        </w:rPr>
        <w:t>was evaluated</w:t>
      </w:r>
      <w:proofErr w:type="gramEnd"/>
      <w:r>
        <w:rPr>
          <w:rFonts w:ascii="Times New Roman" w:eastAsia="Times New Roman" w:hAnsi="Times New Roman" w:cs="Times New Roman"/>
          <w:sz w:val="24"/>
          <w:szCs w:val="24"/>
        </w:rPr>
        <w:t xml:space="preserve"> as a function of distance from the water tanks. Richness values were natural log (ln) transformed to approximate normality. Statistical significance </w:t>
      </w:r>
      <w:proofErr w:type="gramStart"/>
      <w:r>
        <w:rPr>
          <w:rFonts w:ascii="Times New Roman" w:eastAsia="Times New Roman" w:hAnsi="Times New Roman" w:cs="Times New Roman"/>
          <w:sz w:val="24"/>
          <w:szCs w:val="24"/>
        </w:rPr>
        <w:t>was calculated</w:t>
      </w:r>
      <w:proofErr w:type="gramEnd"/>
      <w:r>
        <w:rPr>
          <w:rFonts w:ascii="Times New Roman" w:eastAsia="Times New Roman" w:hAnsi="Times New Roman" w:cs="Times New Roman"/>
          <w:sz w:val="24"/>
          <w:szCs w:val="24"/>
        </w:rPr>
        <w:t xml:space="preserve"> via ANOVA with richness as a main effect and pasture as a random factor, which allows for variation among pastures to not obscure potential impacts of distance from tanks. Shannon diversity </w:t>
      </w:r>
      <w:proofErr w:type="gramStart"/>
      <w:r>
        <w:rPr>
          <w:rFonts w:ascii="Times New Roman" w:eastAsia="Times New Roman" w:hAnsi="Times New Roman" w:cs="Times New Roman"/>
          <w:sz w:val="24"/>
          <w:szCs w:val="24"/>
        </w:rPr>
        <w:t>was calculated</w:t>
      </w:r>
      <w:proofErr w:type="gramEnd"/>
      <w:r>
        <w:rPr>
          <w:rFonts w:ascii="Times New Roman" w:eastAsia="Times New Roman" w:hAnsi="Times New Roman" w:cs="Times New Roman"/>
          <w:sz w:val="24"/>
          <w:szCs w:val="24"/>
        </w:rPr>
        <w:t xml:space="preserve"> as a complementary measure that considers relative abundance. Diversity </w:t>
      </w:r>
      <w:proofErr w:type="gramStart"/>
      <w:r>
        <w:rPr>
          <w:rFonts w:ascii="Times New Roman" w:eastAsia="Times New Roman" w:hAnsi="Times New Roman" w:cs="Times New Roman"/>
          <w:sz w:val="24"/>
          <w:szCs w:val="24"/>
        </w:rPr>
        <w:t>was calculated</w:t>
      </w:r>
      <w:proofErr w:type="gramEnd"/>
      <w:r>
        <w:rPr>
          <w:rFonts w:ascii="Times New Roman" w:eastAsia="Times New Roman" w:hAnsi="Times New Roman" w:cs="Times New Roman"/>
          <w:sz w:val="24"/>
          <w:szCs w:val="24"/>
        </w:rPr>
        <w:t xml:space="preserve"> using the R studio package </w:t>
      </w:r>
      <w:r w:rsidRPr="00F07B2A">
        <w:rPr>
          <w:rFonts w:ascii="Times New Roman" w:eastAsia="Times New Roman" w:hAnsi="Times New Roman" w:cs="Times New Roman"/>
          <w:i/>
          <w:iCs/>
          <w:sz w:val="24"/>
          <w:szCs w:val="24"/>
          <w:rPrChange w:id="40" w:author="Marand, Mariam Hosseini - (mhmarand)" w:date="2023-12-12T18:05:00Z">
            <w:rPr>
              <w:rFonts w:ascii="Times New Roman" w:eastAsia="Times New Roman" w:hAnsi="Times New Roman" w:cs="Times New Roman"/>
              <w:sz w:val="24"/>
              <w:szCs w:val="24"/>
            </w:rPr>
          </w:rPrChange>
        </w:rPr>
        <w:t xml:space="preserve">vegan </w:t>
      </w:r>
      <w:r>
        <w:rPr>
          <w:rFonts w:ascii="Times New Roman" w:eastAsia="Times New Roman" w:hAnsi="Times New Roman" w:cs="Times New Roman"/>
          <w:sz w:val="24"/>
          <w:szCs w:val="24"/>
        </w:rPr>
        <w:t>(Jari et.al, 2022) and analyzed as above, but without the ln transformation.</w:t>
      </w:r>
    </w:p>
    <w:p w14:paraId="51C9D326" w14:textId="77777777" w:rsidR="00F3510F" w:rsidRDefault="00F3510F">
      <w:pPr>
        <w:spacing w:line="480" w:lineRule="auto"/>
        <w:rPr>
          <w:rFonts w:ascii="Times New Roman" w:eastAsia="Times New Roman" w:hAnsi="Times New Roman" w:cs="Times New Roman"/>
          <w:b/>
          <w:sz w:val="24"/>
          <w:szCs w:val="24"/>
        </w:rPr>
      </w:pPr>
    </w:p>
    <w:p w14:paraId="46B62947" w14:textId="1F288986"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measure differences in community composition of fungi, </w:t>
      </w:r>
      <w:del w:id="41" w:author="Marand, Mariam Hosseini - (mhmarand)" w:date="2023-12-12T17:55:00Z">
        <w:r w:rsidDel="00D407DB">
          <w:rPr>
            <w:rFonts w:ascii="Times New Roman" w:eastAsia="Times New Roman" w:hAnsi="Times New Roman" w:cs="Times New Roman"/>
            <w:sz w:val="24"/>
            <w:szCs w:val="24"/>
          </w:rPr>
          <w:delText xml:space="preserve">I used </w:delText>
        </w:r>
      </w:del>
      <w:r>
        <w:rPr>
          <w:rFonts w:ascii="Times New Roman" w:eastAsia="Times New Roman" w:hAnsi="Times New Roman" w:cs="Times New Roman"/>
          <w:sz w:val="24"/>
          <w:szCs w:val="24"/>
        </w:rPr>
        <w:t>Bray-</w:t>
      </w:r>
      <w:proofErr w:type="gramStart"/>
      <w:r>
        <w:rPr>
          <w:rFonts w:ascii="Times New Roman" w:eastAsia="Times New Roman" w:hAnsi="Times New Roman" w:cs="Times New Roman"/>
          <w:sz w:val="24"/>
          <w:szCs w:val="24"/>
        </w:rPr>
        <w:t>Curtis</w:t>
      </w:r>
      <w:proofErr w:type="gramEnd"/>
      <w:r>
        <w:rPr>
          <w:rFonts w:ascii="Times New Roman" w:eastAsia="Times New Roman" w:hAnsi="Times New Roman" w:cs="Times New Roman"/>
          <w:sz w:val="24"/>
          <w:szCs w:val="24"/>
        </w:rPr>
        <w:t xml:space="preserve"> dissimilarity values, which </w:t>
      </w:r>
      <w:ins w:id="42" w:author="Marand, Mariam Hosseini - (mhmarand)" w:date="2023-12-12T17:56:00Z">
        <w:r w:rsidR="00D407DB">
          <w:rPr>
            <w:rFonts w:ascii="Times New Roman" w:eastAsia="Times New Roman" w:hAnsi="Times New Roman" w:cs="Times New Roman"/>
            <w:sz w:val="24"/>
            <w:szCs w:val="24"/>
          </w:rPr>
          <w:t xml:space="preserve">reflect </w:t>
        </w:r>
      </w:ins>
      <w:ins w:id="43" w:author="Marand, Mariam Hosseini - (mhmarand)" w:date="2023-12-12T17:57:00Z">
        <w:r w:rsidR="00D407DB">
          <w:rPr>
            <w:rFonts w:ascii="Times New Roman" w:eastAsia="Times New Roman" w:hAnsi="Times New Roman" w:cs="Times New Roman"/>
            <w:sz w:val="24"/>
            <w:szCs w:val="24"/>
          </w:rPr>
          <w:t xml:space="preserve">differences in </w:t>
        </w:r>
      </w:ins>
      <w:ins w:id="44" w:author="Marand, Mariam Hosseini - (mhmarand)" w:date="2023-12-12T17:58:00Z">
        <w:r w:rsidR="00D407DB">
          <w:rPr>
            <w:rFonts w:ascii="Times New Roman" w:eastAsia="Times New Roman" w:hAnsi="Times New Roman" w:cs="Times New Roman"/>
            <w:sz w:val="24"/>
            <w:szCs w:val="24"/>
          </w:rPr>
          <w:t>relative abundance and species compo</w:t>
        </w:r>
      </w:ins>
      <w:ins w:id="45" w:author="Marand, Mariam Hosseini - (mhmarand)" w:date="2023-12-12T18:00:00Z">
        <w:r w:rsidR="00D407DB">
          <w:rPr>
            <w:rFonts w:ascii="Times New Roman" w:eastAsia="Times New Roman" w:hAnsi="Times New Roman" w:cs="Times New Roman"/>
            <w:sz w:val="24"/>
            <w:szCs w:val="24"/>
          </w:rPr>
          <w:t>nents</w:t>
        </w:r>
      </w:ins>
      <w:ins w:id="46" w:author="Marand, Mariam Hosseini - (mhmarand)" w:date="2023-12-12T17:58:00Z">
        <w:r w:rsidR="00D407DB">
          <w:rPr>
            <w:rFonts w:ascii="Times New Roman" w:eastAsia="Times New Roman" w:hAnsi="Times New Roman" w:cs="Times New Roman"/>
            <w:sz w:val="24"/>
            <w:szCs w:val="24"/>
          </w:rPr>
          <w:t xml:space="preserve"> between biocrust samples, </w:t>
        </w:r>
      </w:ins>
      <w:r>
        <w:rPr>
          <w:rFonts w:ascii="Times New Roman" w:eastAsia="Times New Roman" w:hAnsi="Times New Roman" w:cs="Times New Roman"/>
          <w:sz w:val="24"/>
          <w:szCs w:val="24"/>
        </w:rPr>
        <w:t xml:space="preserve">were calculated in </w:t>
      </w:r>
      <w:r w:rsidRPr="00F07B2A">
        <w:rPr>
          <w:rFonts w:ascii="Times New Roman" w:eastAsia="Times New Roman" w:hAnsi="Times New Roman" w:cs="Times New Roman"/>
          <w:i/>
          <w:iCs/>
          <w:sz w:val="24"/>
          <w:szCs w:val="24"/>
          <w:rPrChange w:id="47" w:author="Marand, Mariam Hosseini - (mhmarand)" w:date="2023-12-12T18:05:00Z">
            <w:rPr>
              <w:rFonts w:ascii="Times New Roman" w:eastAsia="Times New Roman" w:hAnsi="Times New Roman" w:cs="Times New Roman"/>
              <w:sz w:val="24"/>
              <w:szCs w:val="24"/>
            </w:rPr>
          </w:rPrChange>
        </w:rPr>
        <w:t>vegan</w:t>
      </w:r>
      <w:r>
        <w:rPr>
          <w:rFonts w:ascii="Times New Roman" w:eastAsia="Times New Roman" w:hAnsi="Times New Roman" w:cs="Times New Roman"/>
          <w:sz w:val="24"/>
          <w:szCs w:val="24"/>
        </w:rPr>
        <w:t xml:space="preserve"> (Jari et.al, 2022). Non-metric multidimensional scaling (NMDS) plots </w:t>
      </w:r>
      <w:proofErr w:type="gramStart"/>
      <w:r>
        <w:rPr>
          <w:rFonts w:ascii="Times New Roman" w:eastAsia="Times New Roman" w:hAnsi="Times New Roman" w:cs="Times New Roman"/>
          <w:sz w:val="24"/>
          <w:szCs w:val="24"/>
        </w:rPr>
        <w:t>were generated</w:t>
      </w:r>
      <w:proofErr w:type="gramEnd"/>
      <w:r>
        <w:rPr>
          <w:rFonts w:ascii="Times New Roman" w:eastAsia="Times New Roman" w:hAnsi="Times New Roman" w:cs="Times New Roman"/>
          <w:sz w:val="24"/>
          <w:szCs w:val="24"/>
        </w:rPr>
        <w:t xml:space="preserve"> to visualize community composition differences between samples by disturbance levels and pasture. Their significance </w:t>
      </w:r>
      <w:proofErr w:type="gramStart"/>
      <w:r>
        <w:rPr>
          <w:rFonts w:ascii="Times New Roman" w:eastAsia="Times New Roman" w:hAnsi="Times New Roman" w:cs="Times New Roman"/>
          <w:sz w:val="24"/>
          <w:szCs w:val="24"/>
        </w:rPr>
        <w:t>was analyzed</w:t>
      </w:r>
      <w:proofErr w:type="gramEnd"/>
      <w:r>
        <w:rPr>
          <w:rFonts w:ascii="Times New Roman" w:eastAsia="Times New Roman" w:hAnsi="Times New Roman" w:cs="Times New Roman"/>
          <w:sz w:val="24"/>
          <w:szCs w:val="24"/>
        </w:rPr>
        <w:t xml:space="preserve"> via PERMANOVA with distance as a main effect.</w:t>
      </w:r>
    </w:p>
    <w:p w14:paraId="555A65C7" w14:textId="77777777" w:rsidR="00F3510F" w:rsidRDefault="00F3510F">
      <w:pPr>
        <w:spacing w:line="480" w:lineRule="auto"/>
        <w:rPr>
          <w:rFonts w:ascii="Times New Roman" w:eastAsia="Times New Roman" w:hAnsi="Times New Roman" w:cs="Times New Roman"/>
          <w:sz w:val="24"/>
          <w:szCs w:val="24"/>
        </w:rPr>
      </w:pPr>
    </w:p>
    <w:p w14:paraId="07FF6D18" w14:textId="18CEC4FB"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Fungal community composition of biocrusts vs. other substrates in the environment was generated using data from a concurrent study on native and invasive grasses in the same region by Taylor Portman, Malak </w:t>
      </w:r>
      <w:proofErr w:type="spellStart"/>
      <w:r>
        <w:rPr>
          <w:rFonts w:ascii="Times New Roman" w:eastAsia="Times New Roman" w:hAnsi="Times New Roman" w:cs="Times New Roman"/>
          <w:sz w:val="24"/>
          <w:szCs w:val="24"/>
        </w:rPr>
        <w:t>Tfaily</w:t>
      </w:r>
      <w:proofErr w:type="spellEnd"/>
      <w:r>
        <w:rPr>
          <w:rFonts w:ascii="Times New Roman" w:eastAsia="Times New Roman" w:hAnsi="Times New Roman" w:cs="Times New Roman"/>
          <w:sz w:val="24"/>
          <w:szCs w:val="24"/>
        </w:rPr>
        <w:t xml:space="preserve">, and Betsy Arnold </w:t>
      </w:r>
      <w:hyperlink r:id="rId70">
        <w:r>
          <w:rPr>
            <w:rFonts w:ascii="Times New Roman" w:eastAsia="Times New Roman" w:hAnsi="Times New Roman" w:cs="Times New Roman"/>
            <w:sz w:val="24"/>
            <w:szCs w:val="24"/>
          </w:rPr>
          <w:t xml:space="preserve">(see Portman, </w:t>
        </w:r>
      </w:hyperlink>
      <w:hyperlink r:id="rId71">
        <w:r>
          <w:rPr>
            <w:rFonts w:ascii="Times New Roman" w:eastAsia="Times New Roman" w:hAnsi="Times New Roman" w:cs="Times New Roman"/>
            <w:sz w:val="24"/>
            <w:szCs w:val="24"/>
          </w:rPr>
          <w:t>2023</w:t>
        </w:r>
      </w:hyperlink>
      <w:hyperlink r:id="rId72">
        <w:r>
          <w:rPr>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Data from Portman (2023) </w:t>
      </w:r>
      <w:proofErr w:type="gramStart"/>
      <w:r>
        <w:rPr>
          <w:rFonts w:ascii="Times New Roman" w:eastAsia="Times New Roman" w:hAnsi="Times New Roman" w:cs="Times New Roman"/>
          <w:sz w:val="24"/>
          <w:szCs w:val="24"/>
        </w:rPr>
        <w:t>were generated</w:t>
      </w:r>
      <w:proofErr w:type="gramEnd"/>
      <w:r>
        <w:rPr>
          <w:rFonts w:ascii="Times New Roman" w:eastAsia="Times New Roman" w:hAnsi="Times New Roman" w:cs="Times New Roman"/>
          <w:sz w:val="24"/>
          <w:szCs w:val="24"/>
        </w:rPr>
        <w:t xml:space="preserve"> from roots, leaf litter, rhizosphere soil, and bulk soil in areas associated with various grass species, including native and non-native species. Sample preparation followed the present study, as described by Portman (2023), and the sequencing process was identical. The data set was demultiplexed as above, then combined with the biocrust data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generate a </w:t>
      </w:r>
      <w:r>
        <w:rPr>
          <w:rFonts w:ascii="Times New Roman" w:eastAsia="Times New Roman" w:hAnsi="Times New Roman" w:cs="Times New Roman"/>
          <w:sz w:val="24"/>
          <w:szCs w:val="24"/>
        </w:rPr>
        <w:lastRenderedPageBreak/>
        <w:t xml:space="preserve">composite data set, to which the quality control criteria listed above were applied. (Supplementary Table 1.3) Fungal community dissimilarities </w:t>
      </w:r>
      <w:proofErr w:type="gramStart"/>
      <w:r>
        <w:rPr>
          <w:rFonts w:ascii="Times New Roman" w:eastAsia="Times New Roman" w:hAnsi="Times New Roman" w:cs="Times New Roman"/>
          <w:sz w:val="24"/>
          <w:szCs w:val="24"/>
        </w:rPr>
        <w:t>were calculated</w:t>
      </w:r>
      <w:proofErr w:type="gramEnd"/>
      <w:r>
        <w:rPr>
          <w:rFonts w:ascii="Times New Roman" w:eastAsia="Times New Roman" w:hAnsi="Times New Roman" w:cs="Times New Roman"/>
          <w:sz w:val="24"/>
          <w:szCs w:val="24"/>
        </w:rPr>
        <w:t xml:space="preserve"> using Bray-Curtis distances in </w:t>
      </w:r>
      <w:r w:rsidRPr="00F07B2A">
        <w:rPr>
          <w:rFonts w:ascii="Times New Roman" w:eastAsia="Times New Roman" w:hAnsi="Times New Roman" w:cs="Times New Roman"/>
          <w:i/>
          <w:iCs/>
          <w:sz w:val="24"/>
          <w:szCs w:val="24"/>
          <w:rPrChange w:id="48" w:author="Marand, Mariam Hosseini - (mhmarand)" w:date="2023-12-12T18:05:00Z">
            <w:rPr>
              <w:rFonts w:ascii="Times New Roman" w:eastAsia="Times New Roman" w:hAnsi="Times New Roman" w:cs="Times New Roman"/>
              <w:sz w:val="24"/>
              <w:szCs w:val="24"/>
            </w:rPr>
          </w:rPrChange>
        </w:rPr>
        <w:t>vegan</w:t>
      </w:r>
      <w:r>
        <w:rPr>
          <w:rFonts w:ascii="Times New Roman" w:eastAsia="Times New Roman" w:hAnsi="Times New Roman" w:cs="Times New Roman"/>
          <w:sz w:val="24"/>
          <w:szCs w:val="24"/>
        </w:rPr>
        <w:t xml:space="preserve"> (Jari et.al, 2022), differences were visualized by NMDS, and their significance was analyzed via PERMANOVA with substrate type as a main effect.</w:t>
      </w:r>
    </w:p>
    <w:p w14:paraId="6D08F779" w14:textId="77777777" w:rsidR="00F3510F" w:rsidRDefault="00F3510F">
      <w:pPr>
        <w:spacing w:line="480" w:lineRule="auto"/>
        <w:rPr>
          <w:rFonts w:ascii="Times New Roman" w:eastAsia="Times New Roman" w:hAnsi="Times New Roman" w:cs="Times New Roman"/>
          <w:b/>
          <w:sz w:val="24"/>
          <w:szCs w:val="24"/>
        </w:rPr>
      </w:pPr>
    </w:p>
    <w:p w14:paraId="0C0AE149"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Indicator species analysis and ecological guilds</w:t>
      </w:r>
    </w:p>
    <w:p w14:paraId="1871589B" w14:textId="69DE27ED" w:rsidR="00F3510F" w:rsidRDefault="00000000">
      <w:pPr>
        <w:spacing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Indicator species analysis takes into consideration species abundances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determine which species are the most impactful in defining communities under a particular set of circumstances, such as environmental factors. This can </w:t>
      </w:r>
      <w:proofErr w:type="gramStart"/>
      <w:r>
        <w:rPr>
          <w:rFonts w:ascii="Times New Roman" w:eastAsia="Times New Roman" w:hAnsi="Times New Roman" w:cs="Times New Roman"/>
          <w:sz w:val="24"/>
          <w:szCs w:val="24"/>
        </w:rPr>
        <w:t>be used</w:t>
      </w:r>
      <w:proofErr w:type="gramEnd"/>
      <w:r>
        <w:rPr>
          <w:rFonts w:ascii="Times New Roman" w:eastAsia="Times New Roman" w:hAnsi="Times New Roman" w:cs="Times New Roman"/>
          <w:sz w:val="24"/>
          <w:szCs w:val="24"/>
        </w:rPr>
        <w:t xml:space="preserve"> to determine the impacts of a changing environment and as an indicator of the biotic or abiotic state of the environment (</w:t>
      </w:r>
      <w:r>
        <w:rPr>
          <w:rFonts w:ascii="Times New Roman" w:eastAsia="Times New Roman" w:hAnsi="Times New Roman" w:cs="Times New Roman"/>
          <w:sz w:val="24"/>
          <w:szCs w:val="24"/>
          <w:highlight w:val="white"/>
        </w:rPr>
        <w:t xml:space="preserve">De Cáceres &amp; Legendre, 2009). </w:t>
      </w:r>
      <w:r>
        <w:rPr>
          <w:rFonts w:ascii="Times New Roman" w:eastAsia="Times New Roman" w:hAnsi="Times New Roman" w:cs="Times New Roman"/>
          <w:sz w:val="24"/>
          <w:szCs w:val="24"/>
        </w:rPr>
        <w:t xml:space="preserve">Indicator species analysis was performed using the R package </w:t>
      </w:r>
      <w:proofErr w:type="spellStart"/>
      <w:r w:rsidRPr="00F07B2A">
        <w:rPr>
          <w:rFonts w:ascii="Times New Roman" w:eastAsia="Times New Roman" w:hAnsi="Times New Roman" w:cs="Times New Roman"/>
          <w:i/>
          <w:iCs/>
          <w:sz w:val="24"/>
          <w:szCs w:val="24"/>
          <w:rPrChange w:id="49" w:author="Marand, Mariam Hosseini - (mhmarand)" w:date="2023-12-12T18:03:00Z">
            <w:rPr>
              <w:rFonts w:ascii="Times New Roman" w:eastAsia="Times New Roman" w:hAnsi="Times New Roman" w:cs="Times New Roman"/>
              <w:sz w:val="24"/>
              <w:szCs w:val="24"/>
            </w:rPr>
          </w:rPrChange>
        </w:rPr>
        <w:t>indicspecies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determine the most significant OTUs at different distances from tanks and among pastures. To assess how ecological functions of biocrust fungi may shift in response to disturbance, ecological guilds </w:t>
      </w:r>
      <w:proofErr w:type="gramStart"/>
      <w:r>
        <w:rPr>
          <w:rFonts w:ascii="Times New Roman" w:eastAsia="Times New Roman" w:hAnsi="Times New Roman" w:cs="Times New Roman"/>
          <w:sz w:val="24"/>
          <w:szCs w:val="24"/>
        </w:rPr>
        <w:t>were assigned</w:t>
      </w:r>
      <w:proofErr w:type="gramEnd"/>
      <w:r>
        <w:rPr>
          <w:rFonts w:ascii="Times New Roman" w:eastAsia="Times New Roman" w:hAnsi="Times New Roman" w:cs="Times New Roman"/>
          <w:sz w:val="24"/>
          <w:szCs w:val="24"/>
        </w:rPr>
        <w:t xml:space="preserve"> to each indicator species (OTU) using TBAS and the </w:t>
      </w:r>
      <w:proofErr w:type="spellStart"/>
      <w:r>
        <w:rPr>
          <w:rFonts w:ascii="Times New Roman" w:eastAsia="Times New Roman" w:hAnsi="Times New Roman" w:cs="Times New Roman"/>
          <w:sz w:val="24"/>
          <w:szCs w:val="24"/>
        </w:rPr>
        <w:t>FUNGuild</w:t>
      </w:r>
      <w:proofErr w:type="spellEnd"/>
      <w:r>
        <w:rPr>
          <w:rFonts w:ascii="Times New Roman" w:eastAsia="Times New Roman" w:hAnsi="Times New Roman" w:cs="Times New Roman"/>
          <w:sz w:val="24"/>
          <w:szCs w:val="24"/>
        </w:rPr>
        <w:t xml:space="preserve"> database (Supplementary Table 1.4). The proportion of fungi representing each ecological guild was determined by the number of samples which contained each OTU, and thereafter each ecological guild associated with that OTU (Supplementary Table 1.4). Results </w:t>
      </w:r>
      <w:proofErr w:type="gramStart"/>
      <w:r>
        <w:rPr>
          <w:rFonts w:ascii="Times New Roman" w:eastAsia="Times New Roman" w:hAnsi="Times New Roman" w:cs="Times New Roman"/>
          <w:sz w:val="24"/>
          <w:szCs w:val="24"/>
        </w:rPr>
        <w:t>were visualized</w:t>
      </w:r>
      <w:proofErr w:type="gramEnd"/>
      <w:r>
        <w:rPr>
          <w:rFonts w:ascii="Times New Roman" w:eastAsia="Times New Roman" w:hAnsi="Times New Roman" w:cs="Times New Roman"/>
          <w:sz w:val="24"/>
          <w:szCs w:val="24"/>
        </w:rPr>
        <w:t xml:space="preserve"> via </w:t>
      </w:r>
      <w:r w:rsidRPr="00F07B2A">
        <w:rPr>
          <w:rFonts w:ascii="Times New Roman" w:eastAsia="Times New Roman" w:hAnsi="Times New Roman" w:cs="Times New Roman"/>
          <w:i/>
          <w:iCs/>
          <w:sz w:val="24"/>
          <w:szCs w:val="24"/>
          <w:rPrChange w:id="50" w:author="Marand, Mariam Hosseini - (mhmarand)" w:date="2023-12-12T18:03:00Z">
            <w:rPr>
              <w:rFonts w:ascii="Times New Roman" w:eastAsia="Times New Roman" w:hAnsi="Times New Roman" w:cs="Times New Roman"/>
              <w:sz w:val="24"/>
              <w:szCs w:val="24"/>
            </w:rPr>
          </w:rPrChange>
        </w:rPr>
        <w:t>ggplot</w:t>
      </w:r>
      <w:r w:rsidR="0044079F" w:rsidRPr="00F07B2A">
        <w:rPr>
          <w:rFonts w:ascii="Times New Roman" w:eastAsia="Times New Roman" w:hAnsi="Times New Roman" w:cs="Times New Roman"/>
          <w:i/>
          <w:iCs/>
          <w:sz w:val="24"/>
          <w:szCs w:val="24"/>
          <w:rPrChange w:id="51" w:author="Marand, Mariam Hosseini - (mhmarand)" w:date="2023-12-12T18:03:00Z">
            <w:rPr>
              <w:rFonts w:ascii="Times New Roman" w:eastAsia="Times New Roman" w:hAnsi="Times New Roman" w:cs="Times New Roman"/>
              <w:sz w:val="24"/>
              <w:szCs w:val="24"/>
            </w:rPr>
          </w:rPrChange>
        </w:rPr>
        <w:t>2</w:t>
      </w:r>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(Wickham H, 2016). </w:t>
      </w:r>
    </w:p>
    <w:p w14:paraId="4F60F6CB" w14:textId="77777777" w:rsidR="00F3510F" w:rsidRDefault="00F3510F">
      <w:pPr>
        <w:spacing w:line="480" w:lineRule="auto"/>
        <w:jc w:val="center"/>
        <w:rPr>
          <w:rFonts w:ascii="Times New Roman" w:eastAsia="Times New Roman" w:hAnsi="Times New Roman" w:cs="Times New Roman"/>
          <w:b/>
          <w:sz w:val="24"/>
          <w:szCs w:val="24"/>
        </w:rPr>
      </w:pPr>
    </w:p>
    <w:p w14:paraId="55E8A455" w14:textId="77777777" w:rsidR="00F3510F" w:rsidRDefault="00000000">
      <w:pP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 AND DISCUSSION</w:t>
      </w:r>
    </w:p>
    <w:p w14:paraId="58F541DF" w14:textId="77777777" w:rsidR="00F3510F"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biocrusts from the Santa Rita Experimental Range harbored diverse and abundant fungi (Fig. 1.2). From </w:t>
      </w:r>
      <w:proofErr w:type="gramStart"/>
      <w:r>
        <w:rPr>
          <w:rFonts w:ascii="Times New Roman" w:eastAsia="Times New Roman" w:hAnsi="Times New Roman" w:cs="Times New Roman"/>
          <w:sz w:val="24"/>
          <w:szCs w:val="24"/>
        </w:rPr>
        <w:t>75</w:t>
      </w:r>
      <w:proofErr w:type="gramEnd"/>
      <w:r>
        <w:rPr>
          <w:rFonts w:ascii="Times New Roman" w:eastAsia="Times New Roman" w:hAnsi="Times New Roman" w:cs="Times New Roman"/>
          <w:sz w:val="24"/>
          <w:szCs w:val="24"/>
        </w:rPr>
        <w:t xml:space="preserve"> biocrust samples, a total of 10,326,442 raw sequencing reads were generated. These represented 338 unique OTUs after extensive quality control. (Supplementary Table 1.1)</w:t>
      </w:r>
    </w:p>
    <w:p w14:paraId="53ECDE8E" w14:textId="77777777" w:rsidR="00F3510F" w:rsidRDefault="00F3510F">
      <w:pPr>
        <w:widowControl w:val="0"/>
        <w:spacing w:line="480" w:lineRule="auto"/>
        <w:rPr>
          <w:rFonts w:ascii="Times New Roman" w:eastAsia="Times New Roman" w:hAnsi="Times New Roman" w:cs="Times New Roman"/>
          <w:sz w:val="24"/>
          <w:szCs w:val="24"/>
        </w:rPr>
      </w:pPr>
    </w:p>
    <w:p w14:paraId="4122BF8F" w14:textId="77777777" w:rsidR="00F3510F" w:rsidRDefault="00000000">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Fungi in four phyla</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sz w:val="24"/>
          <w:szCs w:val="24"/>
        </w:rPr>
        <w:t>were detected</w:t>
      </w:r>
      <w:proofErr w:type="gramEnd"/>
      <w:r>
        <w:rPr>
          <w:rFonts w:ascii="Times New Roman" w:eastAsia="Times New Roman" w:hAnsi="Times New Roman" w:cs="Times New Roman"/>
          <w:sz w:val="24"/>
          <w:szCs w:val="24"/>
        </w:rPr>
        <w:t xml:space="preserve">: Ascomycota, Basidiomycota, Chytridiomycota, </w:t>
      </w:r>
      <w:proofErr w:type="spellStart"/>
      <w:r>
        <w:rPr>
          <w:rFonts w:ascii="Times New Roman" w:eastAsia="Times New Roman" w:hAnsi="Times New Roman" w:cs="Times New Roman"/>
          <w:sz w:val="24"/>
          <w:szCs w:val="24"/>
        </w:rPr>
        <w:t>Mortierellomycota</w:t>
      </w:r>
      <w:proofErr w:type="spellEnd"/>
      <w:r>
        <w:rPr>
          <w:rFonts w:ascii="Times New Roman" w:eastAsia="Times New Roman" w:hAnsi="Times New Roman" w:cs="Times New Roman"/>
          <w:sz w:val="24"/>
          <w:szCs w:val="24"/>
        </w:rPr>
        <w:t xml:space="preserve">. The majority were Ascomycota, especially in the </w:t>
      </w:r>
      <w:proofErr w:type="spellStart"/>
      <w:r>
        <w:rPr>
          <w:rFonts w:ascii="Times New Roman" w:eastAsia="Times New Roman" w:hAnsi="Times New Roman" w:cs="Times New Roman"/>
          <w:sz w:val="24"/>
          <w:szCs w:val="24"/>
        </w:rPr>
        <w:t>Pezizomycotina</w:t>
      </w:r>
      <w:proofErr w:type="spellEnd"/>
      <w:r>
        <w:rPr>
          <w:rFonts w:ascii="Times New Roman" w:eastAsia="Times New Roman" w:hAnsi="Times New Roman" w:cs="Times New Roman"/>
          <w:sz w:val="24"/>
          <w:szCs w:val="24"/>
        </w:rPr>
        <w:t>. Phylogenetic reconstruction of crust fungi reveals multiple classes of Ascomycota (Fig. 1.2). When comparing clades of Ascomycota found in highly disturbed and undisturbed biocrusts samples we did not observe any distinct differences in the frequencies of represented clades (Figure 1.7).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However, differences in composition can </w:t>
      </w:r>
      <w:proofErr w:type="gramStart"/>
      <w:r>
        <w:rPr>
          <w:rFonts w:ascii="Times New Roman" w:eastAsia="Times New Roman" w:hAnsi="Times New Roman" w:cs="Times New Roman"/>
          <w:sz w:val="24"/>
          <w:szCs w:val="24"/>
        </w:rPr>
        <w:t>be seen</w:t>
      </w:r>
      <w:proofErr w:type="gramEnd"/>
      <w:r>
        <w:rPr>
          <w:rFonts w:ascii="Times New Roman" w:eastAsia="Times New Roman" w:hAnsi="Times New Roman" w:cs="Times New Roman"/>
          <w:sz w:val="24"/>
          <w:szCs w:val="24"/>
        </w:rPr>
        <w:t xml:space="preserve"> at the OTU level and in ecological functions across all biocrust samples, as described below. </w:t>
      </w:r>
    </w:p>
    <w:p w14:paraId="6D1B9FD9" w14:textId="77777777" w:rsidR="00F3510F" w:rsidRDefault="00F3510F">
      <w:pPr>
        <w:spacing w:line="480" w:lineRule="auto"/>
        <w:rPr>
          <w:rFonts w:ascii="Times New Roman" w:eastAsia="Times New Roman" w:hAnsi="Times New Roman" w:cs="Times New Roman"/>
          <w:b/>
          <w:sz w:val="24"/>
          <w:szCs w:val="24"/>
        </w:rPr>
      </w:pPr>
    </w:p>
    <w:p w14:paraId="57D02BEF"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Species richness</w:t>
      </w:r>
    </w:p>
    <w:p w14:paraId="68326370" w14:textId="70C3FE99" w:rsidR="00F3510F" w:rsidRDefault="00000000">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Illumina sequencing of genomic DNAs revealed </w:t>
      </w:r>
      <w:ins w:id="52" w:author="Marand, Mariam Hosseini - (mhmarand)" w:date="2023-12-12T18:31:00Z">
        <w:r w:rsidR="00F10410">
          <w:rPr>
            <w:rFonts w:ascii="Times New Roman" w:eastAsia="Times New Roman" w:hAnsi="Times New Roman" w:cs="Times New Roman"/>
            <w:sz w:val="24"/>
            <w:szCs w:val="24"/>
          </w:rPr>
          <w:t xml:space="preserve">an average of </w:t>
        </w:r>
        <w:proofErr w:type="gramStart"/>
        <w:r w:rsidR="00F10410">
          <w:rPr>
            <w:rFonts w:ascii="Times New Roman" w:eastAsia="Times New Roman" w:hAnsi="Times New Roman" w:cs="Times New Roman"/>
            <w:sz w:val="24"/>
            <w:szCs w:val="24"/>
          </w:rPr>
          <w:t>80</w:t>
        </w:r>
        <w:proofErr w:type="gramEnd"/>
        <w:r w:rsidR="00F10410">
          <w:rPr>
            <w:rFonts w:ascii="Times New Roman" w:eastAsia="Times New Roman" w:hAnsi="Times New Roman" w:cs="Times New Roman"/>
            <w:sz w:val="24"/>
            <w:szCs w:val="24"/>
          </w:rPr>
          <w:t xml:space="preserve"> fungal OTUs in biocrusts </w:t>
        </w:r>
      </w:ins>
      <w:del w:id="53" w:author="Marand, Mariam Hosseini - (mhmarand)" w:date="2023-12-12T18:31:00Z">
        <w:r w:rsidDel="00F10410">
          <w:rPr>
            <w:rFonts w:ascii="Times New Roman" w:eastAsia="Times New Roman" w:hAnsi="Times New Roman" w:cs="Times New Roman"/>
            <w:sz w:val="24"/>
            <w:szCs w:val="24"/>
          </w:rPr>
          <w:delText xml:space="preserve">253 OTUs </w:delText>
        </w:r>
      </w:del>
      <w:r>
        <w:rPr>
          <w:rFonts w:ascii="Times New Roman" w:eastAsia="Times New Roman" w:hAnsi="Times New Roman" w:cs="Times New Roman"/>
          <w:sz w:val="24"/>
          <w:szCs w:val="24"/>
        </w:rPr>
        <w:t xml:space="preserve">at the sites nearest the water tanks (highest disturbance), and </w:t>
      </w:r>
      <w:del w:id="54" w:author="Marand, Mariam Hosseini - (mhmarand)" w:date="2023-12-12T18:31:00Z">
        <w:r w:rsidDel="00F10410">
          <w:rPr>
            <w:rFonts w:ascii="Times New Roman" w:eastAsia="Times New Roman" w:hAnsi="Times New Roman" w:cs="Times New Roman"/>
            <w:sz w:val="24"/>
            <w:szCs w:val="24"/>
          </w:rPr>
          <w:delText>286</w:delText>
        </w:r>
      </w:del>
      <w:ins w:id="55" w:author="Marand, Mariam Hosseini - (mhmarand)" w:date="2023-12-12T18:32:00Z">
        <w:r w:rsidR="00F10410">
          <w:rPr>
            <w:rFonts w:ascii="Times New Roman" w:eastAsia="Times New Roman" w:hAnsi="Times New Roman" w:cs="Times New Roman"/>
            <w:sz w:val="24"/>
            <w:szCs w:val="24"/>
          </w:rPr>
          <w:t>an average of 65</w:t>
        </w:r>
      </w:ins>
      <w:r>
        <w:rPr>
          <w:rFonts w:ascii="Times New Roman" w:eastAsia="Times New Roman" w:hAnsi="Times New Roman" w:cs="Times New Roman"/>
          <w:sz w:val="24"/>
          <w:szCs w:val="24"/>
        </w:rPr>
        <w:t xml:space="preserve"> OTUs at the sites farthest from the tanks (lowest disturbance). While not statistically significant, there was a strong trend such that richness varied as a function of distance when pasture was a random factor (Fig. 1.3). Richness </w:t>
      </w:r>
      <w:proofErr w:type="gramStart"/>
      <w:r>
        <w:rPr>
          <w:rFonts w:ascii="Times New Roman" w:eastAsia="Times New Roman" w:hAnsi="Times New Roman" w:cs="Times New Roman"/>
          <w:sz w:val="24"/>
          <w:szCs w:val="24"/>
        </w:rPr>
        <w:t>generally decreased</w:t>
      </w:r>
      <w:proofErr w:type="gramEnd"/>
      <w:r>
        <w:rPr>
          <w:rFonts w:ascii="Times New Roman" w:eastAsia="Times New Roman" w:hAnsi="Times New Roman" w:cs="Times New Roman"/>
          <w:sz w:val="24"/>
          <w:szCs w:val="24"/>
        </w:rPr>
        <w:t xml:space="preserve"> as a function of distance from the water tanks with lowest disturbance biocrusts having the lowest species richness (Fig. 1.3). Although high levels of disturbance have been described to negatively impact species richness, later successional stage communities often have lower species richness in comparison to previous successional stages due to having less competition and established communities </w:t>
      </w:r>
      <w:hyperlink r:id="rId73">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Qianwen</w:t>
        </w:r>
        <w:proofErr w:type="spellEnd"/>
        <w:r>
          <w:rPr>
            <w:rFonts w:ascii="Times New Roman" w:eastAsia="Times New Roman" w:hAnsi="Times New Roman" w:cs="Times New Roman"/>
            <w:sz w:val="24"/>
            <w:szCs w:val="24"/>
          </w:rPr>
          <w:t xml:space="preserve"> et al., 2022)</w:t>
        </w:r>
      </w:hyperlink>
      <w:r>
        <w:rPr>
          <w:rFonts w:ascii="Times New Roman" w:eastAsia="Times New Roman" w:hAnsi="Times New Roman" w:cs="Times New Roman"/>
          <w:sz w:val="24"/>
          <w:szCs w:val="24"/>
        </w:rPr>
        <w:t xml:space="preserve">. However, when we examined diversity (Shannon index) we did not see the same trend (Fig. 1.3):  when only the number of OTUs </w:t>
      </w:r>
      <w:proofErr w:type="gramStart"/>
      <w:r>
        <w:rPr>
          <w:rFonts w:ascii="Times New Roman" w:eastAsia="Times New Roman" w:hAnsi="Times New Roman" w:cs="Times New Roman"/>
          <w:sz w:val="24"/>
          <w:szCs w:val="24"/>
        </w:rPr>
        <w:t>is represented</w:t>
      </w:r>
      <w:proofErr w:type="gramEnd"/>
      <w:r>
        <w:rPr>
          <w:rFonts w:ascii="Times New Roman" w:eastAsia="Times New Roman" w:hAnsi="Times New Roman" w:cs="Times New Roman"/>
          <w:sz w:val="24"/>
          <w:szCs w:val="24"/>
        </w:rPr>
        <w:t xml:space="preserve"> (richness), we see a decrease with increasing distance, but when abundance is considered, we lose that signal.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it may be the case that particular taxa, being highly abundant, </w:t>
      </w:r>
      <w:proofErr w:type="gramStart"/>
      <w:r>
        <w:rPr>
          <w:rFonts w:ascii="Times New Roman" w:eastAsia="Times New Roman" w:hAnsi="Times New Roman" w:cs="Times New Roman"/>
          <w:sz w:val="24"/>
          <w:szCs w:val="24"/>
        </w:rPr>
        <w:t>influence the diversity</w:t>
      </w:r>
      <w:proofErr w:type="gramEnd"/>
      <w:r>
        <w:rPr>
          <w:rFonts w:ascii="Times New Roman" w:eastAsia="Times New Roman" w:hAnsi="Times New Roman" w:cs="Times New Roman"/>
          <w:sz w:val="24"/>
          <w:szCs w:val="24"/>
        </w:rPr>
        <w:t xml:space="preserve"> values. This trend has </w:t>
      </w:r>
      <w:r>
        <w:rPr>
          <w:rFonts w:ascii="Times New Roman" w:eastAsia="Times New Roman" w:hAnsi="Times New Roman" w:cs="Times New Roman"/>
          <w:sz w:val="24"/>
          <w:szCs w:val="24"/>
        </w:rPr>
        <w:lastRenderedPageBreak/>
        <w:t xml:space="preserve">been mirrored in previous studies where biomass of active bacteria and fungi was six to seven times higher in untrampled areas than in trampled areas </w:t>
      </w:r>
      <w:hyperlink r:id="rId74">
        <w:r>
          <w:rPr>
            <w:rFonts w:ascii="Times New Roman" w:eastAsia="Times New Roman" w:hAnsi="Times New Roman" w:cs="Times New Roman"/>
            <w:sz w:val="24"/>
            <w:szCs w:val="24"/>
          </w:rPr>
          <w:t>(Belnap, 1995)</w:t>
        </w:r>
      </w:hyperlink>
      <w:r>
        <w:rPr>
          <w:rFonts w:ascii="Times New Roman" w:eastAsia="Times New Roman" w:hAnsi="Times New Roman" w:cs="Times New Roman"/>
          <w:sz w:val="24"/>
          <w:szCs w:val="24"/>
        </w:rPr>
        <w:t>.</w:t>
      </w:r>
    </w:p>
    <w:p w14:paraId="701DA3F0" w14:textId="77777777" w:rsidR="00F3510F" w:rsidRDefault="00F3510F">
      <w:pPr>
        <w:widowControl w:val="0"/>
        <w:spacing w:line="480" w:lineRule="auto"/>
        <w:rPr>
          <w:rFonts w:ascii="Times New Roman" w:eastAsia="Times New Roman" w:hAnsi="Times New Roman" w:cs="Times New Roman"/>
          <w:b/>
          <w:sz w:val="24"/>
          <w:szCs w:val="24"/>
        </w:rPr>
      </w:pPr>
    </w:p>
    <w:p w14:paraId="3C272FBD" w14:textId="77777777" w:rsidR="00F3510F" w:rsidRDefault="00000000">
      <w:pPr>
        <w:widowControl w:val="0"/>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Community composition </w:t>
      </w:r>
    </w:p>
    <w:p w14:paraId="465F41BF"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 composition of fungi in biocrust samples differed significantly as a function of disturbance and pasture (Fig. 1.4)</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Individually each pasture contained significant differences in community composition as a function of distance from tanks, except in one pasture for which there was a strong trend (Fig. 1.4). </w:t>
      </w:r>
    </w:p>
    <w:p w14:paraId="4F6A1F4B" w14:textId="77777777" w:rsidR="00F3510F" w:rsidRDefault="00F3510F">
      <w:pPr>
        <w:spacing w:line="480" w:lineRule="auto"/>
        <w:rPr>
          <w:rFonts w:ascii="Times New Roman" w:eastAsia="Times New Roman" w:hAnsi="Times New Roman" w:cs="Times New Roman"/>
          <w:sz w:val="24"/>
          <w:szCs w:val="24"/>
        </w:rPr>
      </w:pPr>
    </w:p>
    <w:p w14:paraId="353F5118" w14:textId="0A1C79C0"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Fungi observed in biocrusts were distinctive relative to those in other substrates in the area. Fungal communities among samples collected from biocrust, soil, litter, rhizosphere soil, and roots differed significantly in </w:t>
      </w:r>
      <w:ins w:id="56" w:author="Marand, Mariam Hosseini - (mhmarand)" w:date="2023-12-12T18:33:00Z">
        <w:r w:rsidR="00F51BF8">
          <w:rPr>
            <w:rFonts w:ascii="Times New Roman" w:eastAsia="Times New Roman" w:hAnsi="Times New Roman" w:cs="Times New Roman"/>
            <w:sz w:val="24"/>
            <w:szCs w:val="24"/>
          </w:rPr>
          <w:t xml:space="preserve">their </w:t>
        </w:r>
      </w:ins>
      <w:r>
        <w:rPr>
          <w:rFonts w:ascii="Times New Roman" w:eastAsia="Times New Roman" w:hAnsi="Times New Roman" w:cs="Times New Roman"/>
          <w:sz w:val="24"/>
          <w:szCs w:val="24"/>
        </w:rPr>
        <w:t xml:space="preserve">composition (Fig. 1.5). Fungi from roots, rhizosphere soil, and bulk soil all cluster separately of biocrusts (Fig. 1.5). These results suggest that the fungal species in biocrust samples and in arid environments overall are </w:t>
      </w:r>
      <w:proofErr w:type="gramStart"/>
      <w:r>
        <w:rPr>
          <w:rFonts w:ascii="Times New Roman" w:eastAsia="Times New Roman" w:hAnsi="Times New Roman" w:cs="Times New Roman"/>
          <w:sz w:val="24"/>
          <w:szCs w:val="24"/>
        </w:rPr>
        <w:t>likely specialized</w:t>
      </w:r>
      <w:proofErr w:type="gramEnd"/>
      <w:r>
        <w:rPr>
          <w:rFonts w:ascii="Times New Roman" w:eastAsia="Times New Roman" w:hAnsi="Times New Roman" w:cs="Times New Roman"/>
          <w:sz w:val="24"/>
          <w:szCs w:val="24"/>
        </w:rPr>
        <w:t xml:space="preserve"> to particular substrates. </w:t>
      </w:r>
      <w:proofErr w:type="gramStart"/>
      <w:r>
        <w:rPr>
          <w:rFonts w:ascii="Times New Roman" w:eastAsia="Times New Roman" w:hAnsi="Times New Roman" w:cs="Times New Roman"/>
          <w:sz w:val="24"/>
          <w:szCs w:val="24"/>
        </w:rPr>
        <w:t>As a consequence</w:t>
      </w:r>
      <w:proofErr w:type="gramEnd"/>
      <w:r>
        <w:rPr>
          <w:rFonts w:ascii="Times New Roman" w:eastAsia="Times New Roman" w:hAnsi="Times New Roman" w:cs="Times New Roman"/>
          <w:sz w:val="24"/>
          <w:szCs w:val="24"/>
        </w:rPr>
        <w:t xml:space="preserve">, damage to fungal communities in biocrusts may not be addressed simply by re-vegetation, and each substrate should be considered an important element of dryland biodiversity. In turn, the overlap between fungal communities in litter and biocrust samples is </w:t>
      </w:r>
      <w:proofErr w:type="gramStart"/>
      <w:r>
        <w:rPr>
          <w:rFonts w:ascii="Times New Roman" w:eastAsia="Times New Roman" w:hAnsi="Times New Roman" w:cs="Times New Roman"/>
          <w:sz w:val="24"/>
          <w:szCs w:val="24"/>
        </w:rPr>
        <w:t>likely due</w:t>
      </w:r>
      <w:proofErr w:type="gramEnd"/>
      <w:r>
        <w:rPr>
          <w:rFonts w:ascii="Times New Roman" w:eastAsia="Times New Roman" w:hAnsi="Times New Roman" w:cs="Times New Roman"/>
          <w:sz w:val="24"/>
          <w:szCs w:val="24"/>
        </w:rPr>
        <w:t xml:space="preserve"> to decomposing saprotrophic fungal species found in both sample types as well as endophytes from decaying plant hosts in the litter and in mosses from biocrust samples.</w:t>
      </w:r>
    </w:p>
    <w:p w14:paraId="5916DF2F" w14:textId="77777777" w:rsidR="00F3510F" w:rsidRDefault="00F3510F">
      <w:pPr>
        <w:spacing w:line="480" w:lineRule="auto"/>
        <w:rPr>
          <w:rFonts w:ascii="Times New Roman" w:eastAsia="Times New Roman" w:hAnsi="Times New Roman" w:cs="Times New Roman"/>
          <w:b/>
          <w:sz w:val="24"/>
          <w:szCs w:val="24"/>
        </w:rPr>
      </w:pPr>
    </w:p>
    <w:p w14:paraId="5D7CE344"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Ecological guilds </w:t>
      </w:r>
    </w:p>
    <w:p w14:paraId="1B2795B3"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prevalence of </w:t>
      </w:r>
      <w:proofErr w:type="gramStart"/>
      <w:r>
        <w:rPr>
          <w:rFonts w:ascii="Times New Roman" w:eastAsia="Times New Roman" w:hAnsi="Times New Roman" w:cs="Times New Roman"/>
          <w:sz w:val="24"/>
          <w:szCs w:val="24"/>
        </w:rPr>
        <w:t>particular ecological</w:t>
      </w:r>
      <w:proofErr w:type="gramEnd"/>
      <w:r>
        <w:rPr>
          <w:rFonts w:ascii="Times New Roman" w:eastAsia="Times New Roman" w:hAnsi="Times New Roman" w:cs="Times New Roman"/>
          <w:sz w:val="24"/>
          <w:szCs w:val="24"/>
        </w:rPr>
        <w:t xml:space="preserve"> guilds shifted in response to disturbance. Most </w:t>
      </w:r>
      <w:proofErr w:type="gramStart"/>
      <w:r>
        <w:rPr>
          <w:rFonts w:ascii="Times New Roman" w:eastAsia="Times New Roman" w:hAnsi="Times New Roman" w:cs="Times New Roman"/>
          <w:sz w:val="24"/>
          <w:szCs w:val="24"/>
        </w:rPr>
        <w:t>distinctly</w:t>
      </w:r>
      <w:proofErr w:type="gramEnd"/>
      <w:r>
        <w:rPr>
          <w:rFonts w:ascii="Times New Roman" w:eastAsia="Times New Roman" w:hAnsi="Times New Roman" w:cs="Times New Roman"/>
          <w:sz w:val="24"/>
          <w:szCs w:val="24"/>
        </w:rPr>
        <w:t xml:space="preserve"> there was a higher prevalence of animal pathogens in high disturbance areas, which also </w:t>
      </w:r>
      <w:r>
        <w:rPr>
          <w:rFonts w:ascii="Times New Roman" w:eastAsia="Times New Roman" w:hAnsi="Times New Roman" w:cs="Times New Roman"/>
          <w:sz w:val="24"/>
          <w:szCs w:val="24"/>
        </w:rPr>
        <w:lastRenderedPageBreak/>
        <w:t xml:space="preserve">exhibited a loss of lichen-associated and lichen forming species (Fig. 1.6). These results suggest that high disturbance contributes to changes in the species composition and abundance of key species in biocrusts samples and that these changes have consequences for the ecological functioning of fungi in biocrust samples. </w:t>
      </w:r>
    </w:p>
    <w:p w14:paraId="58A6C061" w14:textId="77777777" w:rsidR="00F3510F" w:rsidRDefault="00F3510F">
      <w:pPr>
        <w:spacing w:line="480" w:lineRule="auto"/>
        <w:rPr>
          <w:rFonts w:ascii="Times New Roman" w:eastAsia="Times New Roman" w:hAnsi="Times New Roman" w:cs="Times New Roman"/>
          <w:sz w:val="24"/>
          <w:szCs w:val="24"/>
        </w:rPr>
      </w:pPr>
    </w:p>
    <w:p w14:paraId="102F269A"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such fungus found in the low disturbance dataset yet not in the high disturbance samples, as detailed in Supplementary Table 1.4, was </w:t>
      </w:r>
      <w:proofErr w:type="spellStart"/>
      <w:r>
        <w:rPr>
          <w:rFonts w:ascii="Times New Roman" w:eastAsia="Times New Roman" w:hAnsi="Times New Roman" w:cs="Times New Roman"/>
          <w:i/>
          <w:sz w:val="24"/>
          <w:szCs w:val="24"/>
        </w:rPr>
        <w:t>Peltula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sp. </w:t>
      </w:r>
      <w:proofErr w:type="spellStart"/>
      <w:r>
        <w:rPr>
          <w:rFonts w:ascii="Times New Roman" w:eastAsia="Times New Roman" w:hAnsi="Times New Roman" w:cs="Times New Roman"/>
          <w:i/>
          <w:sz w:val="24"/>
          <w:szCs w:val="24"/>
        </w:rPr>
        <w:t>Peltula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 a lichenized fungus that forms symbiotic relationships with cyanobacteria. It benefits these organisms by absorbing 89-93% of radiation in the fungal cortex layer, protecting the lower cyanobacteria-containing photobiont layer (</w:t>
      </w:r>
      <w:proofErr w:type="spellStart"/>
      <w:r>
        <w:rPr>
          <w:rFonts w:ascii="Times New Roman" w:eastAsia="Times New Roman" w:hAnsi="Times New Roman" w:cs="Times New Roman"/>
          <w:sz w:val="24"/>
          <w:szCs w:val="24"/>
        </w:rPr>
        <w:t>Budel</w:t>
      </w:r>
      <w:proofErr w:type="spellEnd"/>
      <w:r>
        <w:rPr>
          <w:rFonts w:ascii="Times New Roman" w:eastAsia="Times New Roman" w:hAnsi="Times New Roman" w:cs="Times New Roman"/>
          <w:sz w:val="24"/>
          <w:szCs w:val="24"/>
        </w:rPr>
        <w:t xml:space="preserve"> and Lange, 1994). This lichenized fungus also contributes to the water holding capacity of the biocrust as it forms cavities within its medulla to store water </w:t>
      </w:r>
      <w:hyperlink r:id="rId75">
        <w:r>
          <w:rPr>
            <w:rFonts w:ascii="Times New Roman" w:eastAsia="Times New Roman" w:hAnsi="Times New Roman" w:cs="Times New Roman"/>
            <w:sz w:val="24"/>
            <w:szCs w:val="24"/>
          </w:rPr>
          <w:t>(Yang et al., 2022)</w:t>
        </w:r>
      </w:hyperlink>
      <w:r>
        <w:rPr>
          <w:rFonts w:ascii="Times New Roman" w:eastAsia="Times New Roman" w:hAnsi="Times New Roman" w:cs="Times New Roman"/>
          <w:sz w:val="24"/>
          <w:szCs w:val="24"/>
        </w:rPr>
        <w:t xml:space="preserve">. </w:t>
      </w:r>
    </w:p>
    <w:p w14:paraId="7BE8A1DB" w14:textId="77777777" w:rsidR="00F3510F" w:rsidRDefault="00F3510F">
      <w:pPr>
        <w:spacing w:line="480" w:lineRule="auto"/>
        <w:rPr>
          <w:rFonts w:ascii="Times New Roman" w:eastAsia="Times New Roman" w:hAnsi="Times New Roman" w:cs="Times New Roman"/>
          <w:sz w:val="24"/>
          <w:szCs w:val="24"/>
        </w:rPr>
      </w:pPr>
    </w:p>
    <w:p w14:paraId="26964C71"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in the high disturbance areas, the fungus </w:t>
      </w:r>
      <w:proofErr w:type="spellStart"/>
      <w:r>
        <w:rPr>
          <w:rFonts w:ascii="Times New Roman" w:eastAsia="Times New Roman" w:hAnsi="Times New Roman" w:cs="Times New Roman"/>
          <w:i/>
          <w:sz w:val="24"/>
          <w:szCs w:val="24"/>
        </w:rPr>
        <w:t>Phialemonium</w:t>
      </w:r>
      <w:proofErr w:type="spell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was identified</w:t>
      </w:r>
      <w:proofErr w:type="gramEnd"/>
      <w:r>
        <w:rPr>
          <w:rFonts w:ascii="Times New Roman" w:eastAsia="Times New Roman" w:hAnsi="Times New Roman" w:cs="Times New Roman"/>
          <w:sz w:val="24"/>
          <w:szCs w:val="24"/>
        </w:rPr>
        <w:t xml:space="preserve"> as an animal pathogen. It was not present in the low disturbance samples.</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Phialemonium</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a soil- and waste-dwelling, opportunistic pathogen of humans that can cause serious health effects such as endocarditis (inflammation of the heart) in immunocompromised people </w:t>
      </w:r>
      <w:hyperlink r:id="rId76">
        <w:r>
          <w:rPr>
            <w:rFonts w:ascii="Times New Roman" w:eastAsia="Times New Roman" w:hAnsi="Times New Roman" w:cs="Times New Roman"/>
            <w:sz w:val="24"/>
            <w:szCs w:val="24"/>
          </w:rPr>
          <w:t>(Proia et al., 2004; Rivero et al., 2009)</w:t>
        </w:r>
      </w:hyperlink>
      <w:r>
        <w:rPr>
          <w:rFonts w:ascii="Times New Roman" w:eastAsia="Times New Roman" w:hAnsi="Times New Roman" w:cs="Times New Roman"/>
          <w:sz w:val="24"/>
          <w:szCs w:val="24"/>
        </w:rPr>
        <w:t xml:space="preserve">. These findings imply that changes in fungal composition in crusts due to high levels of disturbance not only has negative effects on the health of other soil crust organisms and the environment, but potentially on human health as well, and argues for linking biocrusts, environmental change, fungi, land use, and human health into a </w:t>
      </w:r>
      <w:proofErr w:type="spellStart"/>
      <w:r>
        <w:rPr>
          <w:rFonts w:ascii="Times New Roman" w:eastAsia="Times New Roman" w:hAnsi="Times New Roman" w:cs="Times New Roman"/>
          <w:sz w:val="24"/>
          <w:szCs w:val="24"/>
        </w:rPr>
        <w:t>OneHealth</w:t>
      </w:r>
      <w:proofErr w:type="spellEnd"/>
      <w:r>
        <w:rPr>
          <w:rFonts w:ascii="Times New Roman" w:eastAsia="Times New Roman" w:hAnsi="Times New Roman" w:cs="Times New Roman"/>
          <w:sz w:val="24"/>
          <w:szCs w:val="24"/>
        </w:rPr>
        <w:t xml:space="preserve"> framework. </w:t>
      </w:r>
    </w:p>
    <w:p w14:paraId="6EFF4485" w14:textId="77777777" w:rsidR="00F3510F" w:rsidRDefault="00F3510F">
      <w:pPr>
        <w:spacing w:line="480" w:lineRule="auto"/>
        <w:rPr>
          <w:rFonts w:ascii="Times New Roman" w:eastAsia="Times New Roman" w:hAnsi="Times New Roman" w:cs="Times New Roman"/>
          <w:sz w:val="24"/>
          <w:szCs w:val="24"/>
        </w:rPr>
      </w:pPr>
    </w:p>
    <w:p w14:paraId="51F4885E" w14:textId="77777777" w:rsidR="00F3510F" w:rsidRDefault="00F3510F">
      <w:pPr>
        <w:spacing w:line="480" w:lineRule="auto"/>
        <w:rPr>
          <w:rFonts w:ascii="Times New Roman" w:eastAsia="Times New Roman" w:hAnsi="Times New Roman" w:cs="Times New Roman"/>
          <w:sz w:val="24"/>
          <w:szCs w:val="24"/>
        </w:rPr>
      </w:pPr>
    </w:p>
    <w:p w14:paraId="2D206746" w14:textId="77777777" w:rsidR="00F3510F" w:rsidRDefault="00F3510F">
      <w:pPr>
        <w:spacing w:line="480" w:lineRule="auto"/>
        <w:rPr>
          <w:rFonts w:ascii="Times New Roman" w:eastAsia="Times New Roman" w:hAnsi="Times New Roman" w:cs="Times New Roman"/>
          <w:sz w:val="24"/>
          <w:szCs w:val="24"/>
        </w:rPr>
      </w:pPr>
    </w:p>
    <w:p w14:paraId="4F26BC33" w14:textId="77777777" w:rsidR="00F3510F" w:rsidRDefault="00000000">
      <w:pPr>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CONCLUSIONS AND FUTURE DIRECTIONS</w:t>
      </w:r>
    </w:p>
    <w:p w14:paraId="1C0ECD37"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is the first to our knowledge to characterize biocrust-associated fungi in the semi-arid southwestern US, and the first to consider how such fungi may </w:t>
      </w:r>
      <w:proofErr w:type="gramStart"/>
      <w:r>
        <w:rPr>
          <w:rFonts w:ascii="Times New Roman" w:eastAsia="Times New Roman" w:hAnsi="Times New Roman" w:cs="Times New Roman"/>
          <w:sz w:val="24"/>
          <w:szCs w:val="24"/>
        </w:rPr>
        <w:t>be influenced</w:t>
      </w:r>
      <w:proofErr w:type="gramEnd"/>
      <w:r>
        <w:rPr>
          <w:rFonts w:ascii="Times New Roman" w:eastAsia="Times New Roman" w:hAnsi="Times New Roman" w:cs="Times New Roman"/>
          <w:sz w:val="24"/>
          <w:szCs w:val="24"/>
        </w:rPr>
        <w:t xml:space="preserve"> by localized disturbance. We show that fungi associated with biocrusts are species-rich, phylogenetically diverse, ecologically diverse, distinct under different disturbance regimes, and distinct from fungi in soils, roots, and rhizosphere soils in the same region. </w:t>
      </w:r>
      <w:proofErr w:type="gramStart"/>
      <w:r>
        <w:rPr>
          <w:rFonts w:ascii="Times New Roman" w:eastAsia="Times New Roman" w:hAnsi="Times New Roman" w:cs="Times New Roman"/>
          <w:sz w:val="24"/>
          <w:szCs w:val="24"/>
        </w:rPr>
        <w:t>These together</w:t>
      </w:r>
      <w:proofErr w:type="gramEnd"/>
      <w:r>
        <w:rPr>
          <w:rFonts w:ascii="Times New Roman" w:eastAsia="Times New Roman" w:hAnsi="Times New Roman" w:cs="Times New Roman"/>
          <w:sz w:val="24"/>
          <w:szCs w:val="24"/>
        </w:rPr>
        <w:t xml:space="preserve"> suggest that dryland biocrusts may be important compartments of fungal biodiversity in arid and semi-arid systems. </w:t>
      </w:r>
    </w:p>
    <w:p w14:paraId="7EE384E7" w14:textId="77777777" w:rsidR="00F3510F" w:rsidRDefault="00F3510F">
      <w:pPr>
        <w:spacing w:line="480" w:lineRule="auto"/>
        <w:rPr>
          <w:rFonts w:ascii="Times New Roman" w:eastAsia="Times New Roman" w:hAnsi="Times New Roman" w:cs="Times New Roman"/>
          <w:sz w:val="24"/>
          <w:szCs w:val="24"/>
        </w:rPr>
      </w:pPr>
    </w:p>
    <w:p w14:paraId="796E8E85" w14:textId="77777777" w:rsidR="00F3510F"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Several</w:t>
      </w:r>
      <w:proofErr w:type="gramEnd"/>
      <w:r>
        <w:rPr>
          <w:rFonts w:ascii="Times New Roman" w:eastAsia="Times New Roman" w:hAnsi="Times New Roman" w:cs="Times New Roman"/>
          <w:sz w:val="24"/>
          <w:szCs w:val="24"/>
        </w:rPr>
        <w:t xml:space="preserve"> factors are important in interpreting our findings. First, we cannot confirm from our data whether the fungi detected in the biocrusts were living and active, or represented spores or dead tissue, a matter for future study. Here, metagenomics/transcriptomics and culture-based surveys could be helpful. </w:t>
      </w:r>
    </w:p>
    <w:p w14:paraId="215E8738" w14:textId="77777777" w:rsidR="00F3510F" w:rsidRDefault="00F3510F">
      <w:pPr>
        <w:spacing w:line="480" w:lineRule="auto"/>
        <w:rPr>
          <w:rFonts w:ascii="Times New Roman" w:eastAsia="Times New Roman" w:hAnsi="Times New Roman" w:cs="Times New Roman"/>
          <w:sz w:val="24"/>
          <w:szCs w:val="24"/>
        </w:rPr>
      </w:pPr>
    </w:p>
    <w:p w14:paraId="42762F6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we do not have observational data of cattle to confirm that areas near tanks </w:t>
      </w:r>
      <w:proofErr w:type="gramStart"/>
      <w:r>
        <w:rPr>
          <w:rFonts w:ascii="Times New Roman" w:eastAsia="Times New Roman" w:hAnsi="Times New Roman" w:cs="Times New Roman"/>
          <w:sz w:val="24"/>
          <w:szCs w:val="24"/>
        </w:rPr>
        <w:t>were more severely trampled</w:t>
      </w:r>
      <w:proofErr w:type="gramEnd"/>
      <w:r>
        <w:rPr>
          <w:rFonts w:ascii="Times New Roman" w:eastAsia="Times New Roman" w:hAnsi="Times New Roman" w:cs="Times New Roman"/>
          <w:sz w:val="24"/>
          <w:szCs w:val="24"/>
        </w:rPr>
        <w:t xml:space="preserve">, though this is affirmed by observations in the field (Arnold, personal communication). We observed hoof prints, damaged or absent crusts, bare soil denuded of variation, and other elements of disturbance near tanks that could not </w:t>
      </w:r>
      <w:proofErr w:type="gramStart"/>
      <w:r>
        <w:rPr>
          <w:rFonts w:ascii="Times New Roman" w:eastAsia="Times New Roman" w:hAnsi="Times New Roman" w:cs="Times New Roman"/>
          <w:sz w:val="24"/>
          <w:szCs w:val="24"/>
        </w:rPr>
        <w:t>be found</w:t>
      </w:r>
      <w:proofErr w:type="gramEnd"/>
      <w:r>
        <w:rPr>
          <w:rFonts w:ascii="Times New Roman" w:eastAsia="Times New Roman" w:hAnsi="Times New Roman" w:cs="Times New Roman"/>
          <w:sz w:val="24"/>
          <w:szCs w:val="24"/>
        </w:rPr>
        <w:t xml:space="preserve"> at 500m or 1000m away.</w:t>
      </w:r>
    </w:p>
    <w:p w14:paraId="4B058E3C" w14:textId="77777777" w:rsidR="00F3510F" w:rsidRDefault="00F3510F">
      <w:pPr>
        <w:spacing w:line="480" w:lineRule="auto"/>
        <w:rPr>
          <w:rFonts w:ascii="Times New Roman" w:eastAsia="Times New Roman" w:hAnsi="Times New Roman" w:cs="Times New Roman"/>
          <w:sz w:val="24"/>
          <w:szCs w:val="24"/>
        </w:rPr>
      </w:pPr>
    </w:p>
    <w:p w14:paraId="2F2E6B64"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our sample represents only a snapshot in time. While that makes generalization of our results </w:t>
      </w:r>
      <w:proofErr w:type="gramStart"/>
      <w:r>
        <w:rPr>
          <w:rFonts w:ascii="Times New Roman" w:eastAsia="Times New Roman" w:hAnsi="Times New Roman" w:cs="Times New Roman"/>
          <w:sz w:val="24"/>
          <w:szCs w:val="24"/>
        </w:rPr>
        <w:t>somewhat difficult</w:t>
      </w:r>
      <w:proofErr w:type="gramEnd"/>
      <w:r>
        <w:rPr>
          <w:rFonts w:ascii="Times New Roman" w:eastAsia="Times New Roman" w:hAnsi="Times New Roman" w:cs="Times New Roman"/>
          <w:sz w:val="24"/>
          <w:szCs w:val="24"/>
        </w:rPr>
        <w:t xml:space="preserve">, we note that snapshots often capture standing diversity well (e.g., U’Ren et al. 2019) and that our data provide a useful baseline for future studies. </w:t>
      </w:r>
    </w:p>
    <w:p w14:paraId="22DA9BC5" w14:textId="77777777" w:rsidR="00F3510F" w:rsidRDefault="00F3510F">
      <w:pPr>
        <w:spacing w:line="480" w:lineRule="auto"/>
        <w:rPr>
          <w:rFonts w:ascii="Times New Roman" w:eastAsia="Times New Roman" w:hAnsi="Times New Roman" w:cs="Times New Roman"/>
          <w:sz w:val="24"/>
          <w:szCs w:val="24"/>
        </w:rPr>
      </w:pPr>
    </w:p>
    <w:p w14:paraId="37969023" w14:textId="77777777" w:rsidR="00F3510F"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Several</w:t>
      </w:r>
      <w:proofErr w:type="gramEnd"/>
      <w:r>
        <w:rPr>
          <w:rFonts w:ascii="Times New Roman" w:eastAsia="Times New Roman" w:hAnsi="Times New Roman" w:cs="Times New Roman"/>
          <w:sz w:val="24"/>
          <w:szCs w:val="24"/>
        </w:rPr>
        <w:t xml:space="preserve"> areas for future study emerge from this work. First, we </w:t>
      </w:r>
      <w:del w:id="57" w:author="Marand, Mariam Hosseini - (mhmarand)" w:date="2023-12-12T18:40:00Z">
        <w:r w:rsidDel="000D6D7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would like to validate the sampling assumptions of more disturbance by cattle near watering tanks through incorporating cattle movement data from SRER. These data are currently </w:t>
      </w:r>
      <w:proofErr w:type="gramStart"/>
      <w:r>
        <w:rPr>
          <w:rFonts w:ascii="Times New Roman" w:eastAsia="Times New Roman" w:hAnsi="Times New Roman" w:cs="Times New Roman"/>
          <w:sz w:val="24"/>
          <w:szCs w:val="24"/>
        </w:rPr>
        <w:t>being collected</w:t>
      </w:r>
      <w:proofErr w:type="gramEnd"/>
      <w:r>
        <w:rPr>
          <w:rFonts w:ascii="Times New Roman" w:eastAsia="Times New Roman" w:hAnsi="Times New Roman" w:cs="Times New Roman"/>
          <w:sz w:val="24"/>
          <w:szCs w:val="24"/>
        </w:rPr>
        <w:t xml:space="preserve"> by GPS-based tracking in grazing studies at the SRER. </w:t>
      </w:r>
    </w:p>
    <w:p w14:paraId="262451B4" w14:textId="77777777" w:rsidR="00F3510F" w:rsidRDefault="00F3510F">
      <w:pPr>
        <w:spacing w:line="480" w:lineRule="auto"/>
        <w:rPr>
          <w:rFonts w:ascii="Times New Roman" w:eastAsia="Times New Roman" w:hAnsi="Times New Roman" w:cs="Times New Roman"/>
          <w:sz w:val="24"/>
          <w:szCs w:val="24"/>
        </w:rPr>
      </w:pPr>
    </w:p>
    <w:p w14:paraId="5A5F28B3"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to assess the recovery of biocrust samples after disturbance events it would be important to do time interval sampling to monitor the succession of biocrusts, and their fungi, once these disturbances have </w:t>
      </w:r>
      <w:proofErr w:type="gramStart"/>
      <w:r>
        <w:rPr>
          <w:rFonts w:ascii="Times New Roman" w:eastAsia="Times New Roman" w:hAnsi="Times New Roman" w:cs="Times New Roman"/>
          <w:sz w:val="24"/>
          <w:szCs w:val="24"/>
        </w:rPr>
        <w:t>been removed</w:t>
      </w:r>
      <w:proofErr w:type="gramEnd"/>
      <w:r>
        <w:rPr>
          <w:rFonts w:ascii="Times New Roman" w:eastAsia="Times New Roman" w:hAnsi="Times New Roman" w:cs="Times New Roman"/>
          <w:sz w:val="24"/>
          <w:szCs w:val="24"/>
        </w:rPr>
        <w:t xml:space="preserve">. Previous studies have characterized the timing and succession of cyanobacteria and algae communities recovery in natural environments </w:t>
      </w:r>
      <w:hyperlink r:id="rId77">
        <w:r>
          <w:rPr>
            <w:rFonts w:ascii="Times New Roman" w:eastAsia="Times New Roman" w:hAnsi="Times New Roman" w:cs="Times New Roman"/>
            <w:sz w:val="24"/>
            <w:szCs w:val="24"/>
          </w:rPr>
          <w:t>(Weber et al., 2016)</w:t>
        </w:r>
      </w:hyperlink>
      <w:r>
        <w:rPr>
          <w:rFonts w:ascii="Times New Roman" w:eastAsia="Times New Roman" w:hAnsi="Times New Roman" w:cs="Times New Roman"/>
          <w:sz w:val="24"/>
          <w:szCs w:val="24"/>
        </w:rPr>
        <w:t xml:space="preserve"> but not with a focus on fungal communities – aside from the re-establishment of lichen communities in biocrust communities that have been artificially restored </w:t>
      </w:r>
      <w:hyperlink r:id="rId78">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Chiquoine</w:t>
        </w:r>
        <w:proofErr w:type="spellEnd"/>
        <w:r>
          <w:rPr>
            <w:rFonts w:ascii="Times New Roman" w:eastAsia="Times New Roman" w:hAnsi="Times New Roman" w:cs="Times New Roman"/>
            <w:sz w:val="24"/>
            <w:szCs w:val="24"/>
          </w:rPr>
          <w:t xml:space="preserve"> et al., 2016)</w:t>
        </w:r>
      </w:hyperlink>
      <w:r>
        <w:rPr>
          <w:rFonts w:ascii="Times New Roman" w:eastAsia="Times New Roman" w:hAnsi="Times New Roman" w:cs="Times New Roman"/>
          <w:sz w:val="24"/>
          <w:szCs w:val="24"/>
        </w:rPr>
        <w:t xml:space="preserve">. Along these lines, we note that </w:t>
      </w:r>
      <w:proofErr w:type="spellStart"/>
      <w:r>
        <w:rPr>
          <w:rFonts w:ascii="Times New Roman" w:eastAsia="Times New Roman" w:hAnsi="Times New Roman" w:cs="Times New Roman"/>
          <w:sz w:val="24"/>
          <w:szCs w:val="24"/>
        </w:rPr>
        <w:t>FUNGuild</w:t>
      </w:r>
      <w:proofErr w:type="spellEnd"/>
      <w:r>
        <w:rPr>
          <w:rFonts w:ascii="Times New Roman" w:eastAsia="Times New Roman" w:hAnsi="Times New Roman" w:cs="Times New Roman"/>
          <w:sz w:val="24"/>
          <w:szCs w:val="24"/>
        </w:rPr>
        <w:t xml:space="preserve"> provides only a hypothetical function; as such, functional analyses to validate proposed roles of fungi in biocrust samples would be useful. </w:t>
      </w:r>
    </w:p>
    <w:p w14:paraId="0FA951B8" w14:textId="77777777" w:rsidR="00F3510F" w:rsidRDefault="00F3510F">
      <w:pPr>
        <w:spacing w:line="480" w:lineRule="auto"/>
        <w:rPr>
          <w:rFonts w:ascii="Times New Roman" w:eastAsia="Times New Roman" w:hAnsi="Times New Roman" w:cs="Times New Roman"/>
          <w:sz w:val="24"/>
          <w:szCs w:val="24"/>
        </w:rPr>
      </w:pPr>
    </w:p>
    <w:p w14:paraId="6DB0A887"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broadly, our study provides a perspective on the diversity and localized distributions of biocrust fungi in the context of disturbance, providing baseline biodiversity and compositional measures that can </w:t>
      </w:r>
      <w:proofErr w:type="gramStart"/>
      <w:r>
        <w:rPr>
          <w:rFonts w:ascii="Times New Roman" w:eastAsia="Times New Roman" w:hAnsi="Times New Roman" w:cs="Times New Roman"/>
          <w:sz w:val="24"/>
          <w:szCs w:val="24"/>
        </w:rPr>
        <w:t>be revisited</w:t>
      </w:r>
      <w:proofErr w:type="gramEnd"/>
      <w:r>
        <w:rPr>
          <w:rFonts w:ascii="Times New Roman" w:eastAsia="Times New Roman" w:hAnsi="Times New Roman" w:cs="Times New Roman"/>
          <w:sz w:val="24"/>
          <w:szCs w:val="24"/>
        </w:rPr>
        <w:t xml:space="preserve"> in the future to detect more general impacts of climate change, or processes of recovery. By highlighting the potential </w:t>
      </w:r>
      <w:del w:id="58" w:author="Marand, Mariam Hosseini - (mhmarand)" w:date="2023-12-12T18:42:00Z">
        <w:r w:rsidDel="000D6D7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importance of fungal communities within biocrust samples, our study provides a basis for evaluating their </w:t>
      </w:r>
      <w:del w:id="59" w:author="Marand, Mariam Hosseini - (mhmarand)" w:date="2023-12-12T18:42:00Z">
        <w:r w:rsidDel="000D6D7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potential roles in ecosystem functioning as well as the implications that may arise from damaging such communities in a dryland region.</w:t>
      </w:r>
    </w:p>
    <w:p w14:paraId="2D3E3516" w14:textId="77777777" w:rsidR="00F3510F" w:rsidRDefault="00F3510F">
      <w:pPr>
        <w:spacing w:after="200" w:line="480" w:lineRule="auto"/>
        <w:jc w:val="center"/>
        <w:rPr>
          <w:rFonts w:ascii="Times New Roman" w:eastAsia="Times New Roman" w:hAnsi="Times New Roman" w:cs="Times New Roman"/>
          <w:sz w:val="24"/>
          <w:szCs w:val="24"/>
        </w:rPr>
      </w:pPr>
    </w:p>
    <w:p w14:paraId="46875227" w14:textId="77777777" w:rsidR="00F3510F" w:rsidRDefault="00F3510F">
      <w:pPr>
        <w:spacing w:after="200" w:line="480" w:lineRule="auto"/>
        <w:jc w:val="center"/>
        <w:rPr>
          <w:rFonts w:ascii="Times New Roman" w:eastAsia="Times New Roman" w:hAnsi="Times New Roman" w:cs="Times New Roman"/>
          <w:b/>
          <w:sz w:val="24"/>
          <w:szCs w:val="24"/>
        </w:rPr>
      </w:pPr>
    </w:p>
    <w:p w14:paraId="50676EBE" w14:textId="77777777" w:rsidR="00F3510F" w:rsidRDefault="00000000">
      <w:pP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ACKNOWLEDGEMENTS</w:t>
      </w:r>
      <w:r>
        <w:rPr>
          <w:rFonts w:ascii="Times New Roman" w:eastAsia="Times New Roman" w:hAnsi="Times New Roman" w:cs="Times New Roman"/>
          <w:sz w:val="24"/>
          <w:szCs w:val="24"/>
        </w:rPr>
        <w:t xml:space="preserve"> </w:t>
      </w:r>
    </w:p>
    <w:p w14:paraId="2B10614A"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the University of Arizona Santa Rita Experimental Range for permission to conduct field research there. We especially thank Brett Blum for helping us find study sites, Hector Elias for access, and Mitch McClaran for supporting the opportunity to conduct this work through the Agriculture Experiment Station. We thank Taylor Portman for sharing data, which </w:t>
      </w:r>
      <w:proofErr w:type="gramStart"/>
      <w:r>
        <w:rPr>
          <w:rFonts w:ascii="Times New Roman" w:eastAsia="Times New Roman" w:hAnsi="Times New Roman" w:cs="Times New Roman"/>
          <w:sz w:val="24"/>
          <w:szCs w:val="24"/>
        </w:rPr>
        <w:t>were gathered</w:t>
      </w:r>
      <w:proofErr w:type="gramEnd"/>
      <w:r>
        <w:rPr>
          <w:rFonts w:ascii="Times New Roman" w:eastAsia="Times New Roman" w:hAnsi="Times New Roman" w:cs="Times New Roman"/>
          <w:sz w:val="24"/>
          <w:szCs w:val="24"/>
        </w:rPr>
        <w:t xml:space="preserve"> in partnership with Malak </w:t>
      </w:r>
      <w:proofErr w:type="spellStart"/>
      <w:r>
        <w:rPr>
          <w:rFonts w:ascii="Times New Roman" w:eastAsia="Times New Roman" w:hAnsi="Times New Roman" w:cs="Times New Roman"/>
          <w:sz w:val="24"/>
          <w:szCs w:val="24"/>
        </w:rPr>
        <w:t>Tfaily</w:t>
      </w:r>
      <w:proofErr w:type="spellEnd"/>
      <w:r>
        <w:rPr>
          <w:rFonts w:ascii="Times New Roman" w:eastAsia="Times New Roman" w:hAnsi="Times New Roman" w:cs="Times New Roman"/>
          <w:sz w:val="24"/>
          <w:szCs w:val="24"/>
        </w:rPr>
        <w:t xml:space="preserve">. For funding we thank the School of Plant Sciences and the College of Agriculture, Life and Environmental Sciences at the University of Arizona. Additional support </w:t>
      </w:r>
      <w:proofErr w:type="gramStart"/>
      <w:r>
        <w:rPr>
          <w:rFonts w:ascii="Times New Roman" w:eastAsia="Times New Roman" w:hAnsi="Times New Roman" w:cs="Times New Roman"/>
          <w:sz w:val="24"/>
          <w:szCs w:val="24"/>
        </w:rPr>
        <w:t>was provided</w:t>
      </w:r>
      <w:proofErr w:type="gramEnd"/>
      <w:r>
        <w:rPr>
          <w:rFonts w:ascii="Times New Roman" w:eastAsia="Times New Roman" w:hAnsi="Times New Roman" w:cs="Times New Roman"/>
          <w:sz w:val="24"/>
          <w:szCs w:val="24"/>
        </w:rPr>
        <w:t xml:space="preserve"> by United States Department of Agriculture - National Institute of Food and Agriculture (USDA NIFA) awards to AEA and colleagues for research regarding arid-land microbiomes (ARZT-1361340-H25-242) and to AEA for support of the Robert L. Gilbertson Mycological Herbarium (ARZT-1259370-S25-200). </w:t>
      </w:r>
    </w:p>
    <w:p w14:paraId="2E712DCC" w14:textId="77777777" w:rsidR="00F3510F" w:rsidRDefault="00000000">
      <w:pPr>
        <w:spacing w:line="480" w:lineRule="auto"/>
        <w:jc w:val="center"/>
        <w:rPr>
          <w:rFonts w:ascii="Times New Roman" w:eastAsia="Times New Roman" w:hAnsi="Times New Roman" w:cs="Times New Roman"/>
          <w:b/>
          <w:sz w:val="24"/>
          <w:szCs w:val="24"/>
        </w:rPr>
      </w:pPr>
      <w:r>
        <w:br w:type="page"/>
      </w:r>
    </w:p>
    <w:p w14:paraId="46F6C3C0" w14:textId="1C5EEA01" w:rsidR="00F3510F" w:rsidRDefault="006A41C0">
      <w:pPr>
        <w:spacing w:line="480" w:lineRule="auto"/>
        <w:rPr>
          <w:rFonts w:ascii="Times New Roman" w:eastAsia="Times New Roman" w:hAnsi="Times New Roman" w:cs="Times New Roman"/>
          <w:b/>
          <w:sz w:val="24"/>
          <w:szCs w:val="24"/>
        </w:rPr>
      </w:pPr>
      <w:r>
        <w:rPr>
          <w:noProof/>
        </w:rPr>
        <w:lastRenderedPageBreak/>
        <w:drawing>
          <wp:anchor distT="114300" distB="114300" distL="114300" distR="114300" simplePos="0" relativeHeight="251658240" behindDoc="0" locked="0" layoutInCell="1" hidden="0" allowOverlap="1" wp14:anchorId="40CFC8EB" wp14:editId="775B52D1">
            <wp:simplePos x="0" y="0"/>
            <wp:positionH relativeFrom="column">
              <wp:posOffset>1187450</wp:posOffset>
            </wp:positionH>
            <wp:positionV relativeFrom="paragraph">
              <wp:posOffset>3419475</wp:posOffset>
            </wp:positionV>
            <wp:extent cx="4060825" cy="4796790"/>
            <wp:effectExtent l="0" t="0" r="0" b="3810"/>
            <wp:wrapTopAndBottom distT="114300" distB="11430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9"/>
                    <a:srcRect/>
                    <a:stretch>
                      <a:fillRect/>
                    </a:stretch>
                  </pic:blipFill>
                  <pic:spPr>
                    <a:xfrm>
                      <a:off x="0" y="0"/>
                      <a:ext cx="4060825" cy="479679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 xml:space="preserve">Figure 1.1. Study location, representative biocrust, and experimental design. </w:t>
      </w:r>
      <w:r>
        <w:rPr>
          <w:rFonts w:ascii="Times New Roman" w:eastAsia="Times New Roman" w:hAnsi="Times New Roman" w:cs="Times New Roman"/>
          <w:sz w:val="24"/>
          <w:szCs w:val="24"/>
        </w:rPr>
        <w:t xml:space="preserve">Upper left, study location in the state of Arizona, showing the Santa Rita Experimental Range (SRER). Upper right, representative soil crust, showing dark black-green cyanobacteria and </w:t>
      </w:r>
      <w:proofErr w:type="spellStart"/>
      <w:r>
        <w:rPr>
          <w:rFonts w:ascii="Times New Roman" w:eastAsia="Times New Roman" w:hAnsi="Times New Roman" w:cs="Times New Roman"/>
          <w:sz w:val="24"/>
          <w:szCs w:val="24"/>
        </w:rPr>
        <w:t>cyanolichens</w:t>
      </w:r>
      <w:proofErr w:type="spellEnd"/>
      <w:r>
        <w:rPr>
          <w:rFonts w:ascii="Times New Roman" w:eastAsia="Times New Roman" w:hAnsi="Times New Roman" w:cs="Times New Roman"/>
          <w:sz w:val="24"/>
          <w:szCs w:val="24"/>
        </w:rPr>
        <w:t>, and bright green mosses, as well as damage to the area from trampling by cattle (left-center of image). Bottom, schematic of sampling design for the survey of fungi associated with biological soil crusts at SRER. Each red “x” represents a collected bio</w:t>
      </w:r>
      <w:ins w:id="60" w:author="Marand, Mariam Hosseini - (mhmarand)" w:date="2023-12-12T18:43:00Z">
        <w:r w:rsidR="008C448D">
          <w:rPr>
            <w:rFonts w:ascii="Times New Roman" w:eastAsia="Times New Roman" w:hAnsi="Times New Roman" w:cs="Times New Roman"/>
            <w:sz w:val="24"/>
            <w:szCs w:val="24"/>
          </w:rPr>
          <w:t>c</w:t>
        </w:r>
      </w:ins>
      <w:r>
        <w:rPr>
          <w:rFonts w:ascii="Times New Roman" w:eastAsia="Times New Roman" w:hAnsi="Times New Roman" w:cs="Times New Roman"/>
          <w:sz w:val="24"/>
          <w:szCs w:val="24"/>
        </w:rPr>
        <w:t xml:space="preserve">rust sample, arrows represent transects, and dotted squares represent plots. </w:t>
      </w:r>
      <w:proofErr w:type="gramStart"/>
      <w:r>
        <w:rPr>
          <w:rFonts w:ascii="Times New Roman" w:eastAsia="Times New Roman" w:hAnsi="Times New Roman" w:cs="Times New Roman"/>
          <w:sz w:val="24"/>
          <w:szCs w:val="24"/>
        </w:rPr>
        <w:t>Density</w:t>
      </w:r>
      <w:proofErr w:type="gramEnd"/>
      <w:r>
        <w:rPr>
          <w:rFonts w:ascii="Times New Roman" w:eastAsia="Times New Roman" w:hAnsi="Times New Roman" w:cs="Times New Roman"/>
          <w:sz w:val="24"/>
          <w:szCs w:val="24"/>
        </w:rPr>
        <w:t xml:space="preserve"> of cattle </w:t>
      </w:r>
      <w:proofErr w:type="gramStart"/>
      <w:r>
        <w:rPr>
          <w:rFonts w:ascii="Times New Roman" w:eastAsia="Times New Roman" w:hAnsi="Times New Roman" w:cs="Times New Roman"/>
          <w:sz w:val="24"/>
          <w:szCs w:val="24"/>
        </w:rPr>
        <w:t>is represented</w:t>
      </w:r>
      <w:proofErr w:type="gramEnd"/>
      <w:r>
        <w:rPr>
          <w:rFonts w:ascii="Times New Roman" w:eastAsia="Times New Roman" w:hAnsi="Times New Roman" w:cs="Times New Roman"/>
          <w:sz w:val="24"/>
          <w:szCs w:val="24"/>
        </w:rPr>
        <w:t xml:space="preserve"> by the small icons. The upper left shows the expected gradient from highest to lowest disturbance. The experimental design </w:t>
      </w:r>
      <w:proofErr w:type="gramStart"/>
      <w:r>
        <w:rPr>
          <w:rFonts w:ascii="Times New Roman" w:eastAsia="Times New Roman" w:hAnsi="Times New Roman" w:cs="Times New Roman"/>
          <w:sz w:val="24"/>
          <w:szCs w:val="24"/>
        </w:rPr>
        <w:t>was replicated</w:t>
      </w:r>
      <w:proofErr w:type="gramEnd"/>
      <w:r>
        <w:rPr>
          <w:rFonts w:ascii="Times New Roman" w:eastAsia="Times New Roman" w:hAnsi="Times New Roman" w:cs="Times New Roman"/>
          <w:sz w:val="24"/>
          <w:szCs w:val="24"/>
        </w:rPr>
        <w:t xml:space="preserve"> in three pastures.</w:t>
      </w:r>
      <w:r>
        <w:br w:type="page"/>
      </w:r>
    </w:p>
    <w:p w14:paraId="03C0720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1.2. Phylogenetic diversity of biocrust fungi from SRER </w:t>
      </w:r>
      <w:r>
        <w:rPr>
          <w:rFonts w:ascii="Times New Roman" w:eastAsia="Times New Roman" w:hAnsi="Times New Roman" w:cs="Times New Roman"/>
          <w:sz w:val="24"/>
          <w:szCs w:val="24"/>
        </w:rPr>
        <w:t xml:space="preserve">(grey bars in the colored ring) within the Ascomycota, with colors indicating fungal classes. The tree </w:t>
      </w:r>
      <w:proofErr w:type="gramStart"/>
      <w:r>
        <w:rPr>
          <w:rFonts w:ascii="Times New Roman" w:eastAsia="Times New Roman" w:hAnsi="Times New Roman" w:cs="Times New Roman"/>
          <w:sz w:val="24"/>
          <w:szCs w:val="24"/>
        </w:rPr>
        <w:t>was inferred</w:t>
      </w:r>
      <w:proofErr w:type="gramEnd"/>
      <w:r>
        <w:rPr>
          <w:rFonts w:ascii="Times New Roman" w:eastAsia="Times New Roman" w:hAnsi="Times New Roman" w:cs="Times New Roman"/>
          <w:sz w:val="24"/>
          <w:szCs w:val="24"/>
        </w:rPr>
        <w:t xml:space="preserve"> via maximum likelihood with the Evolutionary Placement Algorithm in TBAS (Carbone, 2019). The most common classes of fungi in biocrusts were </w:t>
      </w:r>
      <w:proofErr w:type="spellStart"/>
      <w:r>
        <w:rPr>
          <w:rFonts w:ascii="Times New Roman" w:eastAsia="Times New Roman" w:hAnsi="Times New Roman" w:cs="Times New Roman"/>
          <w:sz w:val="24"/>
          <w:szCs w:val="24"/>
        </w:rPr>
        <w:t>Pezizomycetes</w:t>
      </w:r>
      <w:proofErr w:type="spellEnd"/>
      <w:r>
        <w:rPr>
          <w:rFonts w:ascii="Times New Roman" w:eastAsia="Times New Roman" w:hAnsi="Times New Roman" w:cs="Times New Roman"/>
          <w:sz w:val="24"/>
          <w:szCs w:val="24"/>
        </w:rPr>
        <w:t xml:space="preserve"> (pink), </w:t>
      </w:r>
      <w:proofErr w:type="spellStart"/>
      <w:r>
        <w:rPr>
          <w:rFonts w:ascii="Times New Roman" w:eastAsia="Times New Roman" w:hAnsi="Times New Roman" w:cs="Times New Roman"/>
          <w:sz w:val="24"/>
          <w:szCs w:val="24"/>
        </w:rPr>
        <w:t>Sordariomycetes</w:t>
      </w:r>
      <w:proofErr w:type="spellEnd"/>
      <w:r>
        <w:rPr>
          <w:rFonts w:ascii="Times New Roman" w:eastAsia="Times New Roman" w:hAnsi="Times New Roman" w:cs="Times New Roman"/>
          <w:sz w:val="24"/>
          <w:szCs w:val="24"/>
        </w:rPr>
        <w:t xml:space="preserve"> (red), </w:t>
      </w:r>
      <w:proofErr w:type="spellStart"/>
      <w:r>
        <w:rPr>
          <w:rFonts w:ascii="Times New Roman" w:eastAsia="Times New Roman" w:hAnsi="Times New Roman" w:cs="Times New Roman"/>
          <w:sz w:val="24"/>
          <w:szCs w:val="24"/>
        </w:rPr>
        <w:t>Lecanoromycetes</w:t>
      </w:r>
      <w:proofErr w:type="spellEnd"/>
      <w:r>
        <w:rPr>
          <w:rFonts w:ascii="Times New Roman" w:eastAsia="Times New Roman" w:hAnsi="Times New Roman" w:cs="Times New Roman"/>
          <w:sz w:val="24"/>
          <w:szCs w:val="24"/>
        </w:rPr>
        <w:t xml:space="preserve"> (purple), </w:t>
      </w:r>
      <w:proofErr w:type="spellStart"/>
      <w:r>
        <w:rPr>
          <w:rFonts w:ascii="Times New Roman" w:eastAsia="Times New Roman" w:hAnsi="Times New Roman" w:cs="Times New Roman"/>
          <w:sz w:val="24"/>
          <w:szCs w:val="24"/>
        </w:rPr>
        <w:t>Eurotiomycetes</w:t>
      </w:r>
      <w:proofErr w:type="spellEnd"/>
      <w:r>
        <w:rPr>
          <w:rFonts w:ascii="Times New Roman" w:eastAsia="Times New Roman" w:hAnsi="Times New Roman" w:cs="Times New Roman"/>
          <w:sz w:val="24"/>
          <w:szCs w:val="24"/>
        </w:rPr>
        <w:t xml:space="preserve"> (dark red), and </w:t>
      </w:r>
      <w:proofErr w:type="spellStart"/>
      <w:r>
        <w:rPr>
          <w:rFonts w:ascii="Times New Roman" w:eastAsia="Times New Roman" w:hAnsi="Times New Roman" w:cs="Times New Roman"/>
          <w:sz w:val="24"/>
          <w:szCs w:val="24"/>
        </w:rPr>
        <w:t>Dothideomycetes</w:t>
      </w:r>
      <w:proofErr w:type="spellEnd"/>
      <w:r>
        <w:rPr>
          <w:rFonts w:ascii="Times New Roman" w:eastAsia="Times New Roman" w:hAnsi="Times New Roman" w:cs="Times New Roman"/>
          <w:sz w:val="24"/>
          <w:szCs w:val="24"/>
        </w:rPr>
        <w:t xml:space="preserve"> (lime green), with additional representation by the </w:t>
      </w:r>
      <w:proofErr w:type="spellStart"/>
      <w:r>
        <w:rPr>
          <w:rFonts w:ascii="Times New Roman" w:eastAsia="Times New Roman" w:hAnsi="Times New Roman" w:cs="Times New Roman"/>
          <w:sz w:val="24"/>
          <w:szCs w:val="24"/>
        </w:rPr>
        <w:t>Leotiomycete</w:t>
      </w:r>
      <w:proofErr w:type="spellEnd"/>
      <w:r>
        <w:rPr>
          <w:rFonts w:ascii="Times New Roman" w:eastAsia="Times New Roman" w:hAnsi="Times New Roman" w:cs="Times New Roman"/>
          <w:sz w:val="24"/>
          <w:szCs w:val="24"/>
        </w:rPr>
        <w:t xml:space="preserve"> and </w:t>
      </w:r>
      <w:del w:id="61" w:author="Marand, Mariam Hosseini - (mhmarand)" w:date="2023-12-12T19:12:00Z">
        <w:r w:rsidDel="00483B2C">
          <w:rPr>
            <w:rFonts w:ascii="Times New Roman" w:eastAsia="Times New Roman" w:hAnsi="Times New Roman" w:cs="Times New Roman"/>
            <w:sz w:val="24"/>
            <w:szCs w:val="24"/>
          </w:rPr>
          <w:delText xml:space="preserve"> </w:delText>
        </w:r>
      </w:del>
      <w:proofErr w:type="spellStart"/>
      <w:r>
        <w:rPr>
          <w:rFonts w:ascii="Times New Roman" w:eastAsia="Times New Roman" w:hAnsi="Times New Roman" w:cs="Times New Roman"/>
          <w:sz w:val="24"/>
          <w:szCs w:val="24"/>
        </w:rPr>
        <w:t>Arthoniomycetes</w:t>
      </w:r>
      <w:proofErr w:type="spellEnd"/>
      <w:r>
        <w:rPr>
          <w:rFonts w:ascii="Times New Roman" w:eastAsia="Times New Roman" w:hAnsi="Times New Roman" w:cs="Times New Roman"/>
          <w:sz w:val="24"/>
          <w:szCs w:val="24"/>
        </w:rPr>
        <w:t>.</w:t>
      </w:r>
    </w:p>
    <w:p w14:paraId="08E2F86B" w14:textId="08D1C102" w:rsidR="00F3510F" w:rsidRDefault="00774B0A">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EB87590" wp14:editId="6EA83C0D">
            <wp:extent cx="3883231" cy="4025735"/>
            <wp:effectExtent l="0" t="0" r="3175" b="0"/>
            <wp:docPr id="912395347" name="Picture 912395347"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912395347" name="Picture 912395347" descr="A close up of a clock&#10;&#10;Description automatically generated"/>
                    <pic:cNvPicPr preferRelativeResize="0"/>
                  </pic:nvPicPr>
                  <pic:blipFill rotWithShape="1">
                    <a:blip r:embed="rId80"/>
                    <a:srcRect l="7472" t="4401" r="67101" b="44407"/>
                    <a:stretch/>
                  </pic:blipFill>
                  <pic:spPr bwMode="auto">
                    <a:xfrm>
                      <a:off x="0" y="0"/>
                      <a:ext cx="3890392" cy="403315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19050" distB="19050" distL="19050" distR="19050" wp14:anchorId="71E60D04" wp14:editId="218E4180">
            <wp:extent cx="1935678" cy="4049065"/>
            <wp:effectExtent l="0" t="0" r="7620" b="8890"/>
            <wp:docPr id="7" name="image2.png"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png" descr="A close up of a clock&#10;&#10;Description automatically generated"/>
                    <pic:cNvPicPr preferRelativeResize="0"/>
                  </pic:nvPicPr>
                  <pic:blipFill rotWithShape="1">
                    <a:blip r:embed="rId80"/>
                    <a:srcRect l="43367" t="4385" r="45043" b="50046"/>
                    <a:stretch/>
                  </pic:blipFill>
                  <pic:spPr bwMode="auto">
                    <a:xfrm>
                      <a:off x="0" y="0"/>
                      <a:ext cx="1941212" cy="4060641"/>
                    </a:xfrm>
                    <a:prstGeom prst="rect">
                      <a:avLst/>
                    </a:prstGeom>
                    <a:ln>
                      <a:noFill/>
                    </a:ln>
                    <a:extLst>
                      <a:ext uri="{53640926-AAD7-44D8-BBD7-CCE9431645EC}">
                        <a14:shadowObscured xmlns:a14="http://schemas.microsoft.com/office/drawing/2010/main"/>
                      </a:ext>
                    </a:extLst>
                  </pic:spPr>
                </pic:pic>
              </a:graphicData>
            </a:graphic>
          </wp:inline>
        </w:drawing>
      </w:r>
    </w:p>
    <w:p w14:paraId="0660E91B" w14:textId="77777777" w:rsidR="00F3510F" w:rsidRDefault="00F3510F">
      <w:pPr>
        <w:spacing w:line="480" w:lineRule="auto"/>
        <w:jc w:val="center"/>
        <w:rPr>
          <w:rFonts w:ascii="Times New Roman" w:eastAsia="Times New Roman" w:hAnsi="Times New Roman" w:cs="Times New Roman"/>
          <w:b/>
          <w:sz w:val="24"/>
          <w:szCs w:val="24"/>
        </w:rPr>
      </w:pPr>
    </w:p>
    <w:p w14:paraId="4EDB682E" w14:textId="77777777" w:rsidR="00F3510F" w:rsidRDefault="00F3510F">
      <w:pPr>
        <w:spacing w:line="480" w:lineRule="auto"/>
        <w:jc w:val="center"/>
        <w:rPr>
          <w:rFonts w:ascii="Times New Roman" w:eastAsia="Times New Roman" w:hAnsi="Times New Roman" w:cs="Times New Roman"/>
          <w:b/>
          <w:sz w:val="24"/>
          <w:szCs w:val="24"/>
        </w:rPr>
      </w:pPr>
    </w:p>
    <w:p w14:paraId="52388F77" w14:textId="77777777" w:rsidR="00F3510F" w:rsidRDefault="00F3510F">
      <w:pPr>
        <w:spacing w:line="480" w:lineRule="auto"/>
        <w:jc w:val="center"/>
        <w:rPr>
          <w:rFonts w:ascii="Times New Roman" w:eastAsia="Times New Roman" w:hAnsi="Times New Roman" w:cs="Times New Roman"/>
          <w:b/>
          <w:sz w:val="24"/>
          <w:szCs w:val="24"/>
        </w:rPr>
      </w:pPr>
    </w:p>
    <w:p w14:paraId="5EE4B181" w14:textId="77777777" w:rsidR="00F3510F" w:rsidRDefault="00F3510F">
      <w:pPr>
        <w:spacing w:line="480" w:lineRule="auto"/>
        <w:jc w:val="center"/>
        <w:rPr>
          <w:rFonts w:ascii="Times New Roman" w:eastAsia="Times New Roman" w:hAnsi="Times New Roman" w:cs="Times New Roman"/>
          <w:b/>
          <w:sz w:val="24"/>
          <w:szCs w:val="24"/>
        </w:rPr>
      </w:pPr>
    </w:p>
    <w:p w14:paraId="6380FFB8" w14:textId="058517C9" w:rsidR="00F3510F" w:rsidRDefault="00F3510F">
      <w:pPr>
        <w:widowControl w:val="0"/>
        <w:spacing w:after="200" w:line="480" w:lineRule="auto"/>
        <w:rPr>
          <w:rFonts w:ascii="Times New Roman" w:eastAsia="Times New Roman" w:hAnsi="Times New Roman" w:cs="Times New Roman"/>
          <w:b/>
          <w:sz w:val="24"/>
          <w:szCs w:val="24"/>
        </w:rPr>
      </w:pPr>
    </w:p>
    <w:p w14:paraId="66DF2B67" w14:textId="77777777" w:rsidR="00F3510F" w:rsidRDefault="00000000">
      <w:pPr>
        <w:widowControl w:val="0"/>
        <w:spacing w:after="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1.3. Richness and diversity of biocrust fungi in each focal pasture at SRER</w:t>
      </w:r>
      <w:r>
        <w:rPr>
          <w:rFonts w:ascii="Times New Roman" w:eastAsia="Times New Roman" w:hAnsi="Times New Roman" w:cs="Times New Roman"/>
          <w:sz w:val="24"/>
          <w:szCs w:val="24"/>
        </w:rPr>
        <w:t xml:space="preserve">, observed via Illumina sequencing, as a function of distance from water tanks. Upper panel: there is a strong trend whereby richness varied as a function of distance to the water tank when pasture was included in models as a random factor (ANOVA,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2,135) = 2.5539, R</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 0.04, P = 0.075). Richness </w:t>
      </w:r>
      <w:proofErr w:type="gramStart"/>
      <w:r>
        <w:rPr>
          <w:rFonts w:ascii="Times New Roman" w:eastAsia="Times New Roman" w:hAnsi="Times New Roman" w:cs="Times New Roman"/>
          <w:sz w:val="24"/>
          <w:szCs w:val="24"/>
        </w:rPr>
        <w:t>generally decreased</w:t>
      </w:r>
      <w:proofErr w:type="gramEnd"/>
      <w:r>
        <w:rPr>
          <w:rFonts w:ascii="Times New Roman" w:eastAsia="Times New Roman" w:hAnsi="Times New Roman" w:cs="Times New Roman"/>
          <w:sz w:val="24"/>
          <w:szCs w:val="24"/>
        </w:rPr>
        <w:t xml:space="preserve"> as a function of distance from the t</w:t>
      </w:r>
      <w:del w:id="62" w:author="Marand, Mariam Hosseini - (mhmarand)" w:date="2023-12-12T19:12:00Z">
        <w:r w:rsidDel="009218F4">
          <w:rPr>
            <w:rFonts w:ascii="Times New Roman" w:eastAsia="Times New Roman" w:hAnsi="Times New Roman" w:cs="Times New Roman"/>
            <w:sz w:val="24"/>
            <w:szCs w:val="24"/>
          </w:rPr>
          <w:delText>h</w:delText>
        </w:r>
      </w:del>
      <w:r>
        <w:rPr>
          <w:rFonts w:ascii="Times New Roman" w:eastAsia="Times New Roman" w:hAnsi="Times New Roman" w:cs="Times New Roman"/>
          <w:sz w:val="24"/>
          <w:szCs w:val="24"/>
        </w:rPr>
        <w:t>anks (i.e., as disturbance decreased) across the data set as a whole, even though within-pasture analyses were not significant (results of ANOVA, pastures 5N, 5S, and 6B: P = 0.2528, 0.5671, and 0.1644, respectively). Lower panel: Diversity did not vary meaningfully as a function of distance when pasture was included in models as a random factor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2,135) = 0.4463,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0.00751, P = 0.706). </w:t>
      </w:r>
    </w:p>
    <w:p w14:paraId="1A910E66" w14:textId="77777777" w:rsidR="00F3510F" w:rsidRDefault="00000000">
      <w:pPr>
        <w:widowControl w:val="0"/>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i/>
          <w:noProof/>
          <w:sz w:val="24"/>
          <w:szCs w:val="24"/>
        </w:rPr>
        <w:drawing>
          <wp:inline distT="114300" distB="114300" distL="114300" distR="114300" wp14:anchorId="5AF6CCA4" wp14:editId="49158778">
            <wp:extent cx="4224308" cy="420796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1"/>
                    <a:srcRect t="1435" b="761"/>
                    <a:stretch>
                      <a:fillRect/>
                    </a:stretch>
                  </pic:blipFill>
                  <pic:spPr>
                    <a:xfrm>
                      <a:off x="0" y="0"/>
                      <a:ext cx="4224308" cy="4207966"/>
                    </a:xfrm>
                    <a:prstGeom prst="rect">
                      <a:avLst/>
                    </a:prstGeom>
                    <a:ln/>
                  </pic:spPr>
                </pic:pic>
              </a:graphicData>
            </a:graphic>
          </wp:inline>
        </w:drawing>
      </w:r>
      <w:r>
        <w:br w:type="page"/>
      </w:r>
    </w:p>
    <w:p w14:paraId="49E21BD2" w14:textId="77777777" w:rsidR="00F3510F" w:rsidRDefault="00000000">
      <w:pPr>
        <w:widowControl w:val="0"/>
        <w:spacing w:after="20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Figure 1.4. Community composition of fungi from biocrusts at SRER differed as a function of</w:t>
      </w:r>
      <w:del w:id="63" w:author="Marand, Mariam Hosseini - (mhmarand)" w:date="2023-12-12T19:13:00Z">
        <w:r w:rsidDel="009218F4">
          <w:rPr>
            <w:rFonts w:ascii="Times New Roman" w:eastAsia="Times New Roman" w:hAnsi="Times New Roman" w:cs="Times New Roman"/>
            <w:b/>
            <w:sz w:val="24"/>
            <w:szCs w:val="24"/>
            <w:highlight w:val="white"/>
          </w:rPr>
          <w:delText xml:space="preserve"> </w:delText>
        </w:r>
      </w:del>
      <w:r>
        <w:rPr>
          <w:rFonts w:ascii="Times New Roman" w:eastAsia="Times New Roman" w:hAnsi="Times New Roman" w:cs="Times New Roman"/>
          <w:b/>
          <w:sz w:val="24"/>
          <w:szCs w:val="24"/>
          <w:highlight w:val="white"/>
        </w:rPr>
        <w:t xml:space="preserve"> distance to water tanks. </w:t>
      </w:r>
      <w:r>
        <w:rPr>
          <w:rFonts w:ascii="Times New Roman" w:eastAsia="Times New Roman" w:hAnsi="Times New Roman" w:cs="Times New Roman"/>
          <w:sz w:val="24"/>
          <w:szCs w:val="24"/>
          <w:highlight w:val="white"/>
        </w:rPr>
        <w:t>Upper panel, composition of fungal communities was compared via Bray-</w:t>
      </w:r>
      <w:proofErr w:type="gramStart"/>
      <w:r>
        <w:rPr>
          <w:rFonts w:ascii="Times New Roman" w:eastAsia="Times New Roman" w:hAnsi="Times New Roman" w:cs="Times New Roman"/>
          <w:sz w:val="24"/>
          <w:szCs w:val="24"/>
          <w:highlight w:val="white"/>
        </w:rPr>
        <w:t>Curtis</w:t>
      </w:r>
      <w:proofErr w:type="gramEnd"/>
      <w:r>
        <w:rPr>
          <w:rFonts w:ascii="Times New Roman" w:eastAsia="Times New Roman" w:hAnsi="Times New Roman" w:cs="Times New Roman"/>
          <w:sz w:val="24"/>
          <w:szCs w:val="24"/>
          <w:highlight w:val="white"/>
        </w:rPr>
        <w:t xml:space="preserve"> distance and ordinated via non-metric multidimensional scaling (NMDS). Communities </w:t>
      </w:r>
      <w:del w:id="64" w:author="Marand, Mariam Hosseini - (mhmarand)" w:date="2023-12-12T19:13:00Z">
        <w:r w:rsidDel="009218F4">
          <w:rPr>
            <w:rFonts w:ascii="Times New Roman" w:eastAsia="Times New Roman" w:hAnsi="Times New Roman" w:cs="Times New Roman"/>
            <w:sz w:val="24"/>
            <w:szCs w:val="24"/>
            <w:highlight w:val="white"/>
          </w:rPr>
          <w:delText xml:space="preserve"> </w:delText>
        </w:r>
      </w:del>
      <w:r>
        <w:rPr>
          <w:rFonts w:ascii="Times New Roman" w:eastAsia="Times New Roman" w:hAnsi="Times New Roman" w:cs="Times New Roman"/>
          <w:sz w:val="24"/>
          <w:szCs w:val="24"/>
          <w:highlight w:val="white"/>
        </w:rPr>
        <w:t>differed significantly as a function of disturbance from water tanks and among pastures (PERMANOVA, considering distance and pasture: P&lt;0.001; stress = 0.24).</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Lower panels: individually each pasture contained significant differences in community composition by distance except 5N (PERMANOVA; 5N, P = 0.1540, stress = 0.20; 5S, P&lt;0.0010, stress = 0.19; 6B, P = 0.0126, stress = 0.23).</w:t>
      </w:r>
    </w:p>
    <w:p w14:paraId="02522D0C" w14:textId="77777777" w:rsidR="00F3510F" w:rsidRDefault="00000000">
      <w:pPr>
        <w:widowControl w:val="0"/>
        <w:spacing w:after="20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19050" distB="19050" distL="19050" distR="19050" wp14:anchorId="59FAE2E7" wp14:editId="08DFAFBB">
            <wp:extent cx="5476024" cy="3756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2"/>
                    <a:srcRect/>
                    <a:stretch>
                      <a:fillRect/>
                    </a:stretch>
                  </pic:blipFill>
                  <pic:spPr>
                    <a:xfrm>
                      <a:off x="0" y="0"/>
                      <a:ext cx="5476024" cy="3756000"/>
                    </a:xfrm>
                    <a:prstGeom prst="rect">
                      <a:avLst/>
                    </a:prstGeom>
                    <a:ln/>
                  </pic:spPr>
                </pic:pic>
              </a:graphicData>
            </a:graphic>
          </wp:inline>
        </w:drawing>
      </w:r>
    </w:p>
    <w:p w14:paraId="2596CC19" w14:textId="77777777" w:rsidR="00F3510F" w:rsidRDefault="00000000">
      <w:pPr>
        <w:spacing w:line="480" w:lineRule="auto"/>
        <w:rPr>
          <w:rFonts w:ascii="Times New Roman" w:eastAsia="Times New Roman" w:hAnsi="Times New Roman" w:cs="Times New Roman"/>
          <w:b/>
          <w:sz w:val="24"/>
          <w:szCs w:val="24"/>
        </w:rPr>
      </w:pPr>
      <w:r>
        <w:br w:type="page"/>
      </w:r>
    </w:p>
    <w:p w14:paraId="2520B167" w14:textId="77777777" w:rsidR="00F3510F"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lastRenderedPageBreak/>
        <w:t xml:space="preserve">Figure 1.5. Fungal communities identified from different substrates in the same area differed among substrate types. </w:t>
      </w:r>
      <w:r>
        <w:rPr>
          <w:rFonts w:ascii="Times New Roman" w:eastAsia="Times New Roman" w:hAnsi="Times New Roman" w:cs="Times New Roman"/>
          <w:sz w:val="24"/>
          <w:szCs w:val="24"/>
          <w:highlight w:val="white"/>
        </w:rPr>
        <w:t xml:space="preserve">Composition of fungal communities from biocrusts, bulk soil, leaf litter, rhizosphere soil from common plants in the area, and roots of those plants, </w:t>
      </w:r>
      <w:del w:id="65" w:author="Marand, Mariam Hosseini - (mhmarand)" w:date="2023-12-12T19:14:00Z">
        <w:r w:rsidDel="00846C09">
          <w:rPr>
            <w:rFonts w:ascii="Times New Roman" w:eastAsia="Times New Roman" w:hAnsi="Times New Roman" w:cs="Times New Roman"/>
            <w:sz w:val="24"/>
            <w:szCs w:val="24"/>
            <w:highlight w:val="white"/>
          </w:rPr>
          <w:delText xml:space="preserve"> </w:delText>
        </w:r>
      </w:del>
      <w:r>
        <w:rPr>
          <w:rFonts w:ascii="Times New Roman" w:eastAsia="Times New Roman" w:hAnsi="Times New Roman" w:cs="Times New Roman"/>
          <w:sz w:val="24"/>
          <w:szCs w:val="24"/>
          <w:highlight w:val="white"/>
        </w:rPr>
        <w:t>was assessed using the same methods, compared via Bray-</w:t>
      </w:r>
      <w:proofErr w:type="gramStart"/>
      <w:r>
        <w:rPr>
          <w:rFonts w:ascii="Times New Roman" w:eastAsia="Times New Roman" w:hAnsi="Times New Roman" w:cs="Times New Roman"/>
          <w:sz w:val="24"/>
          <w:szCs w:val="24"/>
          <w:highlight w:val="white"/>
        </w:rPr>
        <w:t>Curtis</w:t>
      </w:r>
      <w:proofErr w:type="gramEnd"/>
      <w:r>
        <w:rPr>
          <w:rFonts w:ascii="Times New Roman" w:eastAsia="Times New Roman" w:hAnsi="Times New Roman" w:cs="Times New Roman"/>
          <w:sz w:val="24"/>
          <w:szCs w:val="24"/>
          <w:highlight w:val="white"/>
        </w:rPr>
        <w:t xml:space="preserve"> distance and ordinated via non-metric multidimensional scaling (NMDS). </w:t>
      </w:r>
      <w:r>
        <w:rPr>
          <w:rFonts w:ascii="Times New Roman" w:eastAsia="Times New Roman" w:hAnsi="Times New Roman" w:cs="Times New Roman"/>
          <w:sz w:val="24"/>
          <w:szCs w:val="24"/>
        </w:rPr>
        <w:t xml:space="preserve">Fungal communities from biocrusts, soil, leaf litter, rhizosphere soil, and roots differed significantly in composition (PERMANOVA, P&lt;0.001, stress = 0.24). Especially strong differences </w:t>
      </w:r>
      <w:proofErr w:type="gramStart"/>
      <w:r>
        <w:rPr>
          <w:rFonts w:ascii="Times New Roman" w:eastAsia="Times New Roman" w:hAnsi="Times New Roman" w:cs="Times New Roman"/>
          <w:sz w:val="24"/>
          <w:szCs w:val="24"/>
        </w:rPr>
        <w:t>were observed</w:t>
      </w:r>
      <w:proofErr w:type="gramEnd"/>
      <w:r>
        <w:rPr>
          <w:rFonts w:ascii="Times New Roman" w:eastAsia="Times New Roman" w:hAnsi="Times New Roman" w:cs="Times New Roman"/>
          <w:sz w:val="24"/>
          <w:szCs w:val="24"/>
        </w:rPr>
        <w:t xml:space="preserve"> between biocrust fungi and fungi inhabiting roots, rhizosphere soil, and bulk soil, pointing to a distinctive community in the photosynthetic biocrusts that, in turn, shares species with those that occur in above-ground plant tissues (here represented by leaf litter).</w:t>
      </w:r>
    </w:p>
    <w:p w14:paraId="7242907C"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655D6C" wp14:editId="33BDAC76">
            <wp:extent cx="5943600" cy="4064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3"/>
                    <a:srcRect/>
                    <a:stretch>
                      <a:fillRect/>
                    </a:stretch>
                  </pic:blipFill>
                  <pic:spPr>
                    <a:xfrm>
                      <a:off x="0" y="0"/>
                      <a:ext cx="5943600" cy="4064000"/>
                    </a:xfrm>
                    <a:prstGeom prst="rect">
                      <a:avLst/>
                    </a:prstGeom>
                    <a:ln/>
                  </pic:spPr>
                </pic:pic>
              </a:graphicData>
            </a:graphic>
          </wp:inline>
        </w:drawing>
      </w:r>
    </w:p>
    <w:p w14:paraId="7EADDD9A" w14:textId="77777777" w:rsidR="00F3510F" w:rsidRDefault="00F3510F">
      <w:pPr>
        <w:spacing w:line="480" w:lineRule="auto"/>
        <w:rPr>
          <w:rFonts w:ascii="Times New Roman" w:eastAsia="Times New Roman" w:hAnsi="Times New Roman" w:cs="Times New Roman"/>
          <w:b/>
          <w:sz w:val="24"/>
          <w:szCs w:val="24"/>
        </w:rPr>
      </w:pPr>
    </w:p>
    <w:p w14:paraId="6F1B672F" w14:textId="77777777" w:rsidR="00F3510F" w:rsidRDefault="00000000">
      <w:pPr>
        <w:widowControl w:v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1.6. Ecological functions of fungi in biocrusts differ as a function of distance from tanks. </w:t>
      </w:r>
      <w:r>
        <w:rPr>
          <w:rFonts w:ascii="Times New Roman" w:eastAsia="Times New Roman" w:hAnsi="Times New Roman" w:cs="Times New Roman"/>
          <w:sz w:val="24"/>
          <w:szCs w:val="24"/>
        </w:rPr>
        <w:t xml:space="preserve">Evaluation of indicator species via </w:t>
      </w:r>
      <w:proofErr w:type="spellStart"/>
      <w:r>
        <w:rPr>
          <w:rFonts w:ascii="Times New Roman" w:eastAsia="Times New Roman" w:hAnsi="Times New Roman" w:cs="Times New Roman"/>
          <w:sz w:val="24"/>
          <w:szCs w:val="24"/>
        </w:rPr>
        <w:t>FUNGuild</w:t>
      </w:r>
      <w:proofErr w:type="spellEnd"/>
      <w:r>
        <w:rPr>
          <w:rFonts w:ascii="Times New Roman" w:eastAsia="Times New Roman" w:hAnsi="Times New Roman" w:cs="Times New Roman"/>
          <w:sz w:val="24"/>
          <w:szCs w:val="24"/>
        </w:rPr>
        <w:t xml:space="preserve"> (Nguyen et al., 2016) and through literature review reveals putative ecological function of representative fungi from the areas of least disturbance (1000m from tanks) and highest disturbance (nearest to tanks). Overall, areas near tanks had a markedly higher prevalence of pathogens of animals and a decrease in lichenized and lichen-associated fungi relative to areas far from tanks.</w:t>
      </w:r>
    </w:p>
    <w:p w14:paraId="09527B3A" w14:textId="77777777" w:rsidR="00F3510F" w:rsidRDefault="00000000">
      <w:pPr>
        <w:widowControl w:v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E8DF580" wp14:editId="770FDFAD">
            <wp:extent cx="5926949" cy="22464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4"/>
                    <a:srcRect t="13118" b="18200"/>
                    <a:stretch>
                      <a:fillRect/>
                    </a:stretch>
                  </pic:blipFill>
                  <pic:spPr>
                    <a:xfrm>
                      <a:off x="0" y="0"/>
                      <a:ext cx="5926949" cy="2246475"/>
                    </a:xfrm>
                    <a:prstGeom prst="rect">
                      <a:avLst/>
                    </a:prstGeom>
                    <a:ln/>
                  </pic:spPr>
                </pic:pic>
              </a:graphicData>
            </a:graphic>
          </wp:inline>
        </w:drawing>
      </w:r>
    </w:p>
    <w:p w14:paraId="3C4E0B01" w14:textId="77777777" w:rsidR="00F3510F" w:rsidRDefault="00000000">
      <w:pPr>
        <w:widowControl w:val="0"/>
        <w:spacing w:after="200" w:line="480" w:lineRule="auto"/>
        <w:rPr>
          <w:rFonts w:ascii="Times New Roman" w:eastAsia="Times New Roman" w:hAnsi="Times New Roman" w:cs="Times New Roman"/>
          <w:b/>
          <w:sz w:val="24"/>
          <w:szCs w:val="24"/>
        </w:rPr>
      </w:pPr>
      <w:r>
        <w:br w:type="page"/>
      </w:r>
    </w:p>
    <w:p w14:paraId="19090247" w14:textId="77777777" w:rsidR="00F3510F" w:rsidRDefault="00000000">
      <w:pPr>
        <w:widowControl w:v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1.7. Although ecological functions differed as a function of distance to tanks, the prevalence of major fungal lineages did not. </w:t>
      </w:r>
      <w:r>
        <w:rPr>
          <w:rFonts w:ascii="Times New Roman" w:eastAsia="Times New Roman" w:hAnsi="Times New Roman" w:cs="Times New Roman"/>
          <w:sz w:val="24"/>
          <w:szCs w:val="24"/>
        </w:rPr>
        <w:t xml:space="preserve">Taxonomic assignments are based on OTUs clustered by 95% similarity identified using TBAS </w:t>
      </w:r>
      <w:proofErr w:type="spellStart"/>
      <w:r>
        <w:rPr>
          <w:rFonts w:ascii="Times New Roman" w:eastAsia="Times New Roman" w:hAnsi="Times New Roman" w:cs="Times New Roman"/>
          <w:sz w:val="24"/>
          <w:szCs w:val="24"/>
        </w:rPr>
        <w:t>Pezizomycota</w:t>
      </w:r>
      <w:proofErr w:type="spellEnd"/>
      <w:r>
        <w:rPr>
          <w:rFonts w:ascii="Times New Roman" w:eastAsia="Times New Roman" w:hAnsi="Times New Roman" w:cs="Times New Roman"/>
          <w:sz w:val="24"/>
          <w:szCs w:val="24"/>
        </w:rPr>
        <w:t xml:space="preserve"> 2.1 database for Ascomycota (Carbone et al., 2019) and here </w:t>
      </w:r>
      <w:proofErr w:type="gramStart"/>
      <w:r>
        <w:rPr>
          <w:rFonts w:ascii="Times New Roman" w:eastAsia="Times New Roman" w:hAnsi="Times New Roman" w:cs="Times New Roman"/>
          <w:sz w:val="24"/>
          <w:szCs w:val="24"/>
        </w:rPr>
        <w:t>are depicted</w:t>
      </w:r>
      <w:proofErr w:type="gramEnd"/>
      <w:r>
        <w:rPr>
          <w:rFonts w:ascii="Times New Roman" w:eastAsia="Times New Roman" w:hAnsi="Times New Roman" w:cs="Times New Roman"/>
          <w:sz w:val="24"/>
          <w:szCs w:val="24"/>
        </w:rPr>
        <w:t xml:space="preserve"> for areas farthest from tanks (1000m) and nearest to tanks. In </w:t>
      </w:r>
      <w:proofErr w:type="gramStart"/>
      <w:r>
        <w:rPr>
          <w:rFonts w:ascii="Times New Roman" w:eastAsia="Times New Roman" w:hAnsi="Times New Roman" w:cs="Times New Roman"/>
          <w:sz w:val="24"/>
          <w:szCs w:val="24"/>
        </w:rPr>
        <w:t>general</w:t>
      </w:r>
      <w:proofErr w:type="gramEnd"/>
      <w:r>
        <w:rPr>
          <w:rFonts w:ascii="Times New Roman" w:eastAsia="Times New Roman" w:hAnsi="Times New Roman" w:cs="Times New Roman"/>
          <w:sz w:val="24"/>
          <w:szCs w:val="24"/>
        </w:rPr>
        <w:t xml:space="preserve"> the prevalent classes are represented in similar relative abundances in both settings, though two additional classes were found at the 1000m sites. </w:t>
      </w:r>
      <w:proofErr w:type="gramStart"/>
      <w:r>
        <w:rPr>
          <w:rFonts w:ascii="Times New Roman" w:eastAsia="Times New Roman" w:hAnsi="Times New Roman" w:cs="Times New Roman"/>
          <w:sz w:val="24"/>
          <w:szCs w:val="24"/>
        </w:rPr>
        <w:t>Overall</w:t>
      </w:r>
      <w:proofErr w:type="gramEnd"/>
      <w:r>
        <w:rPr>
          <w:rFonts w:ascii="Times New Roman" w:eastAsia="Times New Roman" w:hAnsi="Times New Roman" w:cs="Times New Roman"/>
          <w:sz w:val="24"/>
          <w:szCs w:val="24"/>
        </w:rPr>
        <w:t xml:space="preserve"> we conclude that distance from the tanks, and by proxy, disturbance due to cattle, was not associated with a major shift in phylogenetic composition, but instead, shifts in species composition and function.</w:t>
      </w:r>
    </w:p>
    <w:p w14:paraId="09A91A44" w14:textId="513ECEEA"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04E82F" wp14:editId="2304CB13">
            <wp:extent cx="2386940" cy="3363433"/>
            <wp:effectExtent l="0" t="0" r="0" b="889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85"/>
                    <a:srcRect l="49971" r="1259"/>
                    <a:stretch/>
                  </pic:blipFill>
                  <pic:spPr bwMode="auto">
                    <a:xfrm>
                      <a:off x="0" y="0"/>
                      <a:ext cx="2387697" cy="3364500"/>
                    </a:xfrm>
                    <a:prstGeom prst="rect">
                      <a:avLst/>
                    </a:prstGeom>
                    <a:ln>
                      <a:noFill/>
                    </a:ln>
                    <a:extLst>
                      <a:ext uri="{53640926-AAD7-44D8-BBD7-CCE9431645EC}">
                        <a14:shadowObscured xmlns:a14="http://schemas.microsoft.com/office/drawing/2010/main"/>
                      </a:ext>
                    </a:extLst>
                  </pic:spPr>
                </pic:pic>
              </a:graphicData>
            </a:graphic>
          </wp:inline>
        </w:drawing>
      </w:r>
      <w:r w:rsidR="0041171B">
        <w:rPr>
          <w:rFonts w:ascii="Times New Roman" w:eastAsia="Times New Roman" w:hAnsi="Times New Roman" w:cs="Times New Roman"/>
          <w:noProof/>
          <w:sz w:val="24"/>
          <w:szCs w:val="24"/>
        </w:rPr>
        <w:drawing>
          <wp:inline distT="114300" distB="114300" distL="114300" distR="114300" wp14:anchorId="7194D261" wp14:editId="7557B83D">
            <wp:extent cx="2446317" cy="3364230"/>
            <wp:effectExtent l="0" t="0" r="0" b="7620"/>
            <wp:docPr id="1081221300" name="Picture 1081221300" descr="A chart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1221300" name="Picture 1081221300" descr="A chart of different colored bars&#10;&#10;Description automatically generated with medium confidence"/>
                    <pic:cNvPicPr preferRelativeResize="0"/>
                  </pic:nvPicPr>
                  <pic:blipFill rotWithShape="1">
                    <a:blip r:embed="rId85"/>
                    <a:srcRect r="50029"/>
                    <a:stretch/>
                  </pic:blipFill>
                  <pic:spPr bwMode="auto">
                    <a:xfrm>
                      <a:off x="0" y="0"/>
                      <a:ext cx="2446513" cy="3364500"/>
                    </a:xfrm>
                    <a:prstGeom prst="rect">
                      <a:avLst/>
                    </a:prstGeom>
                    <a:ln>
                      <a:noFill/>
                    </a:ln>
                    <a:extLst>
                      <a:ext uri="{53640926-AAD7-44D8-BBD7-CCE9431645EC}">
                        <a14:shadowObscured xmlns:a14="http://schemas.microsoft.com/office/drawing/2010/main"/>
                      </a:ext>
                    </a:extLst>
                  </pic:spPr>
                </pic:pic>
              </a:graphicData>
            </a:graphic>
          </wp:inline>
        </w:drawing>
      </w:r>
    </w:p>
    <w:p w14:paraId="37614638" w14:textId="77777777" w:rsidR="00F3510F" w:rsidRDefault="00F3510F">
      <w:pPr>
        <w:spacing w:line="480" w:lineRule="auto"/>
        <w:rPr>
          <w:rFonts w:ascii="Times New Roman" w:eastAsia="Times New Roman" w:hAnsi="Times New Roman" w:cs="Times New Roman"/>
          <w:sz w:val="24"/>
          <w:szCs w:val="24"/>
        </w:rPr>
      </w:pPr>
    </w:p>
    <w:p w14:paraId="29CFAFEE" w14:textId="77777777" w:rsidR="00F3510F" w:rsidRDefault="00F3510F">
      <w:pPr>
        <w:spacing w:line="480" w:lineRule="auto"/>
        <w:rPr>
          <w:rFonts w:ascii="Times New Roman" w:eastAsia="Times New Roman" w:hAnsi="Times New Roman" w:cs="Times New Roman"/>
          <w:b/>
          <w:sz w:val="24"/>
          <w:szCs w:val="24"/>
        </w:rPr>
      </w:pPr>
    </w:p>
    <w:p w14:paraId="1F9D1248" w14:textId="2CA60D8C" w:rsidR="00F3510F" w:rsidRDefault="00000000">
      <w:pPr>
        <w:spacing w:line="480" w:lineRule="auto"/>
        <w:rPr>
          <w:rFonts w:ascii="Times New Roman" w:eastAsia="Times New Roman" w:hAnsi="Times New Roman" w:cs="Times New Roman"/>
          <w:b/>
          <w:sz w:val="24"/>
          <w:szCs w:val="24"/>
        </w:rPr>
      </w:pPr>
      <w:r>
        <w:br w:type="page"/>
      </w:r>
    </w:p>
    <w:p w14:paraId="67D31F4F" w14:textId="77777777" w:rsidR="00F3510F" w:rsidRDefault="00F3510F">
      <w:pPr>
        <w:spacing w:line="480" w:lineRule="auto"/>
        <w:rPr>
          <w:rFonts w:ascii="Times New Roman" w:eastAsia="Times New Roman" w:hAnsi="Times New Roman" w:cs="Times New Roman"/>
          <w:sz w:val="24"/>
          <w:szCs w:val="24"/>
        </w:rPr>
      </w:pPr>
    </w:p>
    <w:p w14:paraId="2964FAA8" w14:textId="77777777" w:rsidR="00F3510F" w:rsidRDefault="00F3510F">
      <w:pPr>
        <w:spacing w:line="480" w:lineRule="auto"/>
        <w:rPr>
          <w:rFonts w:ascii="Times New Roman" w:eastAsia="Times New Roman" w:hAnsi="Times New Roman" w:cs="Times New Roman"/>
          <w:b/>
          <w:sz w:val="24"/>
          <w:szCs w:val="24"/>
        </w:rPr>
      </w:pPr>
    </w:p>
    <w:p w14:paraId="21F0DA85" w14:textId="77777777" w:rsidR="00F3510F" w:rsidRDefault="00F3510F">
      <w:pPr>
        <w:spacing w:line="480" w:lineRule="auto"/>
        <w:rPr>
          <w:rFonts w:ascii="Times New Roman" w:eastAsia="Times New Roman" w:hAnsi="Times New Roman" w:cs="Times New Roman"/>
          <w:b/>
          <w:sz w:val="24"/>
          <w:szCs w:val="24"/>
        </w:rPr>
      </w:pPr>
    </w:p>
    <w:p w14:paraId="2FFBF1D7" w14:textId="77777777" w:rsidR="00F3510F" w:rsidRDefault="00F3510F">
      <w:pPr>
        <w:spacing w:line="480" w:lineRule="auto"/>
        <w:rPr>
          <w:rFonts w:ascii="Times New Roman" w:eastAsia="Times New Roman" w:hAnsi="Times New Roman" w:cs="Times New Roman"/>
          <w:b/>
          <w:sz w:val="24"/>
          <w:szCs w:val="24"/>
        </w:rPr>
      </w:pPr>
    </w:p>
    <w:p w14:paraId="6F79908E" w14:textId="77777777" w:rsidR="00F3510F" w:rsidRDefault="00F3510F">
      <w:pPr>
        <w:spacing w:line="480" w:lineRule="auto"/>
        <w:jc w:val="center"/>
        <w:rPr>
          <w:rFonts w:ascii="Times New Roman" w:eastAsia="Times New Roman" w:hAnsi="Times New Roman" w:cs="Times New Roman"/>
          <w:b/>
          <w:sz w:val="24"/>
          <w:szCs w:val="24"/>
        </w:rPr>
      </w:pPr>
    </w:p>
    <w:p w14:paraId="25AB946B"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TWO</w:t>
      </w:r>
    </w:p>
    <w:p w14:paraId="42699806" w14:textId="77777777" w:rsidR="00F3510F" w:rsidRDefault="00F3510F">
      <w:pPr>
        <w:spacing w:line="480" w:lineRule="auto"/>
        <w:jc w:val="center"/>
        <w:rPr>
          <w:rFonts w:ascii="Times New Roman" w:eastAsia="Times New Roman" w:hAnsi="Times New Roman" w:cs="Times New Roman"/>
          <w:b/>
          <w:sz w:val="24"/>
          <w:szCs w:val="24"/>
        </w:rPr>
      </w:pPr>
    </w:p>
    <w:p w14:paraId="67F9FF23"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IDENTIFICATION OF FUNGAL SYMBIONTS OF LEAVES AND LICHENS FROM ARID AND SEMI-ARID AREAS OF SOUTHWEST AFRICA, AND THEIR PLACEMENT IN A THREE-CONTINENT CONTEXT</w:t>
      </w:r>
    </w:p>
    <w:p w14:paraId="7CBDBD33" w14:textId="77777777" w:rsidR="00F3510F" w:rsidRDefault="00F3510F">
      <w:pPr>
        <w:spacing w:line="480" w:lineRule="auto"/>
        <w:jc w:val="center"/>
        <w:rPr>
          <w:rFonts w:ascii="Times New Roman" w:eastAsia="Times New Roman" w:hAnsi="Times New Roman" w:cs="Times New Roman"/>
          <w:b/>
          <w:sz w:val="24"/>
          <w:szCs w:val="24"/>
        </w:rPr>
      </w:pPr>
    </w:p>
    <w:p w14:paraId="1610456A"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Mariam Hosseini Marand and A. Elizabeth Arnold</w:t>
      </w:r>
      <w:r>
        <w:br w:type="page"/>
      </w:r>
    </w:p>
    <w:p w14:paraId="0943BEF7"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0701B9D7" w14:textId="1D0B8630"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Endophytic fungi are microorganisms that colonize the interior of vascular plants, bryophytes, and lichens without causing symptoms. Plants in arid environments may particularly benefit from their associations with endophytic fungi, as these symbionts can alleviate the impacts of drought stress, heat stress, nutrient-limited soils, ultraviolet radiation, and high salinity. While endophytes in arid environments are known to be species rich and represent a high degree of phylogenetic diversity, limited work has been done to assess how they differ spatially or geographically, nor how endophyte communities may vary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climate factors that are important in </w:t>
      </w:r>
      <w:ins w:id="66" w:author="Marand, Mariam Hosseini - (mhmarand)" w:date="2023-12-12T19:33:00Z">
        <w:r w:rsidR="00DD049B">
          <w:rPr>
            <w:rFonts w:ascii="Times New Roman" w:eastAsia="Times New Roman" w:hAnsi="Times New Roman" w:cs="Times New Roman"/>
            <w:sz w:val="24"/>
            <w:szCs w:val="24"/>
          </w:rPr>
          <w:t xml:space="preserve">shaping </w:t>
        </w:r>
      </w:ins>
      <w:r>
        <w:rPr>
          <w:rFonts w:ascii="Times New Roman" w:eastAsia="Times New Roman" w:hAnsi="Times New Roman" w:cs="Times New Roman"/>
          <w:sz w:val="24"/>
          <w:szCs w:val="24"/>
        </w:rPr>
        <w:t xml:space="preserve">arid lands. With a focus on culturable foliar endophytes derived from plants and lichens, the purpose of this study was to 1) characterize the fungal communities cultured from plants and lichen collected in arid sites in Namibia and South Africa; 2) assess how these fungal communities differ with previously collected endophytes from arid sites in Arizona and Chile; and 3) determine how endophyte richness and composition may scale with climatic factors such as mean annual temperature, mean annual precipitation, precipitation in the wettest quarter, and precipitation in the driest quarter. Consistent with previous studies, we found that endophytes from southern Africa are phylogenetically diverse. They represent abundances at the class level that resemble endophytes from other arid lands. However, African endophytes are distinct from those in Chile and Arizona at the species level. Species richness varied positively with precipitation, suggesting </w:t>
      </w:r>
      <w:proofErr w:type="gramStart"/>
      <w:r>
        <w:rPr>
          <w:rFonts w:ascii="Times New Roman" w:eastAsia="Times New Roman" w:hAnsi="Times New Roman" w:cs="Times New Roman"/>
          <w:sz w:val="24"/>
          <w:szCs w:val="24"/>
        </w:rPr>
        <w:t>an important role</w:t>
      </w:r>
      <w:proofErr w:type="gramEnd"/>
      <w:r>
        <w:rPr>
          <w:rFonts w:ascii="Times New Roman" w:eastAsia="Times New Roman" w:hAnsi="Times New Roman" w:cs="Times New Roman"/>
          <w:sz w:val="24"/>
          <w:szCs w:val="24"/>
        </w:rPr>
        <w:t xml:space="preserve"> of rainfall in promoting endophyte diversity. Understanding how endophyte communities differ in their richness and composition within arid environments at different spatial locations and the climatic factors that drive these differences has important implications for predicting how plant-fungal symbioses may shift in relation to climate change, particularly in arid environments which become hotter and dryer every year. </w:t>
      </w:r>
    </w:p>
    <w:p w14:paraId="684311BE" w14:textId="77777777" w:rsidR="00F3510F" w:rsidRDefault="00F3510F">
      <w:pPr>
        <w:spacing w:line="480" w:lineRule="auto"/>
        <w:rPr>
          <w:rFonts w:ascii="Times New Roman" w:eastAsia="Times New Roman" w:hAnsi="Times New Roman" w:cs="Times New Roman"/>
          <w:sz w:val="24"/>
          <w:szCs w:val="24"/>
        </w:rPr>
      </w:pPr>
    </w:p>
    <w:p w14:paraId="700C9F68"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2F4C3C83" w14:textId="39D2D632"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Fungal diversity is exceptional, comprising millions of species </w:t>
      </w:r>
      <w:hyperlink r:id="rId86">
        <w:r>
          <w:rPr>
            <w:rFonts w:ascii="Times New Roman" w:eastAsia="Times New Roman" w:hAnsi="Times New Roman" w:cs="Times New Roman"/>
            <w:sz w:val="24"/>
            <w:szCs w:val="24"/>
          </w:rPr>
          <w:t>(Hawksworth &amp; Lücking, 2017)</w:t>
        </w:r>
      </w:hyperlink>
      <w:r>
        <w:rPr>
          <w:rFonts w:ascii="Times New Roman" w:eastAsia="Times New Roman" w:hAnsi="Times New Roman" w:cs="Times New Roman"/>
          <w:sz w:val="24"/>
          <w:szCs w:val="24"/>
        </w:rPr>
        <w:t xml:space="preserve">. Only a subset of fungal species have been described – on the order of 150,000 species – leaving a plethora of fungal diversity that is yet to be explored </w:t>
      </w:r>
      <w:hyperlink r:id="rId87">
        <w:r>
          <w:rPr>
            <w:rFonts w:ascii="Times New Roman" w:eastAsia="Times New Roman" w:hAnsi="Times New Roman" w:cs="Times New Roman"/>
            <w:sz w:val="24"/>
            <w:szCs w:val="24"/>
          </w:rPr>
          <w:t>(Gautam et al., 2022; Lücking et al., 2021)</w:t>
        </w:r>
      </w:hyperlink>
      <w:r>
        <w:rPr>
          <w:rFonts w:ascii="Times New Roman" w:eastAsia="Times New Roman" w:hAnsi="Times New Roman" w:cs="Times New Roman"/>
          <w:sz w:val="24"/>
          <w:szCs w:val="24"/>
        </w:rPr>
        <w:t xml:space="preserve">. Fungal diversity can be apparent in their distinct morphologies, diverse metabolites, vast ecological functions, and wide range of habitats, all of which underlie the traditional science of mycology and the subdiscipline of fungal systematics. However, in the past 40 years, and especially in the past decade, massive advances in sequencing technology and decreased costs associated with sequencing have exponentially enabled the characterization of fungal diversity at a previously unimagined scale </w:t>
      </w:r>
      <w:hyperlink r:id="rId88">
        <w:r>
          <w:rPr>
            <w:rFonts w:ascii="Times New Roman" w:eastAsia="Times New Roman" w:hAnsi="Times New Roman" w:cs="Times New Roman"/>
            <w:sz w:val="24"/>
            <w:szCs w:val="24"/>
          </w:rPr>
          <w:t>(Priest et al., 2020)</w:t>
        </w:r>
      </w:hyperlink>
      <w:r>
        <w:rPr>
          <w:rFonts w:ascii="Times New Roman" w:eastAsia="Times New Roman" w:hAnsi="Times New Roman" w:cs="Times New Roman"/>
          <w:sz w:val="24"/>
          <w:szCs w:val="24"/>
        </w:rPr>
        <w:t xml:space="preserve">. As a result, since 2010 the rate of new species described has averaged around 1,800 per year, which is largely attributed to </w:t>
      </w:r>
      <w:ins w:id="67" w:author="Marand, Mariam Hosseini - (mhmarand)" w:date="2023-12-12T19:36:00Z">
        <w:r w:rsidR="00BE50D2">
          <w:rPr>
            <w:rFonts w:ascii="Times New Roman" w:eastAsia="Times New Roman" w:hAnsi="Times New Roman" w:cs="Times New Roman"/>
            <w:sz w:val="24"/>
            <w:szCs w:val="24"/>
          </w:rPr>
          <w:t xml:space="preserve">such </w:t>
        </w:r>
      </w:ins>
      <w:r>
        <w:rPr>
          <w:rFonts w:ascii="Times New Roman" w:eastAsia="Times New Roman" w:hAnsi="Times New Roman" w:cs="Times New Roman"/>
          <w:sz w:val="24"/>
          <w:szCs w:val="24"/>
        </w:rPr>
        <w:t>advances</w:t>
      </w:r>
      <w:del w:id="68" w:author="Marand, Mariam Hosseini - (mhmarand)" w:date="2023-12-12T19:37:00Z">
        <w:r w:rsidDel="00BE50D2">
          <w:rPr>
            <w:rFonts w:ascii="Times New Roman" w:eastAsia="Times New Roman" w:hAnsi="Times New Roman" w:cs="Times New Roman"/>
            <w:sz w:val="24"/>
            <w:szCs w:val="24"/>
          </w:rPr>
          <w:delText xml:space="preserve"> in molecular techniques and sequencing technology </w:delText>
        </w:r>
      </w:del>
      <w:hyperlink r:id="rId89">
        <w:r>
          <w:rPr>
            <w:rFonts w:ascii="Times New Roman" w:eastAsia="Times New Roman" w:hAnsi="Times New Roman" w:cs="Times New Roman"/>
            <w:sz w:val="24"/>
            <w:szCs w:val="24"/>
          </w:rPr>
          <w:t>(Hawksworth &amp; Lücking, 2017)</w:t>
        </w:r>
      </w:hyperlink>
      <w:r>
        <w:rPr>
          <w:rFonts w:ascii="Times New Roman" w:eastAsia="Times New Roman" w:hAnsi="Times New Roman" w:cs="Times New Roman"/>
          <w:sz w:val="24"/>
          <w:szCs w:val="24"/>
        </w:rPr>
        <w:t xml:space="preserve"> and has revolutionized fungal taxonomy.</w:t>
      </w:r>
    </w:p>
    <w:p w14:paraId="1ABA3E71" w14:textId="77777777" w:rsidR="00F3510F" w:rsidRDefault="00F3510F">
      <w:pPr>
        <w:spacing w:line="480" w:lineRule="auto"/>
        <w:rPr>
          <w:rFonts w:ascii="Times New Roman" w:eastAsia="Times New Roman" w:hAnsi="Times New Roman" w:cs="Times New Roman"/>
          <w:sz w:val="24"/>
          <w:szCs w:val="24"/>
        </w:rPr>
      </w:pPr>
    </w:p>
    <w:p w14:paraId="75FA282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methods used to uncover fungal taxonomy can differ depending on whether the fungi is cultured or assessed </w:t>
      </w:r>
      <w:r w:rsidRPr="008765E1">
        <w:rPr>
          <w:rFonts w:ascii="Times New Roman" w:eastAsia="Times New Roman" w:hAnsi="Times New Roman" w:cs="Times New Roman"/>
          <w:i/>
          <w:iCs/>
          <w:sz w:val="24"/>
          <w:szCs w:val="24"/>
          <w:rPrChange w:id="69" w:author="Marand, Mariam Hosseini - (mhmarand)" w:date="2023-12-12T19:38:00Z">
            <w:rPr>
              <w:rFonts w:ascii="Times New Roman" w:eastAsia="Times New Roman" w:hAnsi="Times New Roman" w:cs="Times New Roman"/>
              <w:sz w:val="24"/>
              <w:szCs w:val="24"/>
            </w:rPr>
          </w:rPrChange>
        </w:rPr>
        <w:t>in situ</w:t>
      </w:r>
      <w:r>
        <w:rPr>
          <w:rFonts w:ascii="Times New Roman" w:eastAsia="Times New Roman" w:hAnsi="Times New Roman" w:cs="Times New Roman"/>
          <w:sz w:val="24"/>
          <w:szCs w:val="24"/>
        </w:rPr>
        <w:t xml:space="preserve"> and from there how identification occurs through sequence based DNA-barcoding and phylogenetic reconstruction </w:t>
      </w:r>
      <w:hyperlink r:id="rId90">
        <w:r>
          <w:rPr>
            <w:rFonts w:ascii="Times New Roman" w:eastAsia="Times New Roman" w:hAnsi="Times New Roman" w:cs="Times New Roman"/>
            <w:sz w:val="24"/>
            <w:szCs w:val="24"/>
          </w:rPr>
          <w:t>(Lücking et al., 2021)</w:t>
        </w:r>
      </w:hyperlink>
      <w:r>
        <w:rPr>
          <w:rFonts w:ascii="Times New Roman" w:eastAsia="Times New Roman" w:hAnsi="Times New Roman" w:cs="Times New Roman"/>
          <w:sz w:val="24"/>
          <w:szCs w:val="24"/>
        </w:rPr>
        <w:t xml:space="preserve">. Genetic markers such as the nuclear internal transcribed spacer (ITS) region of the ribosomal RNA operon have become the barcoding standard in mycology </w:t>
      </w:r>
      <w:hyperlink r:id="rId91">
        <w:r>
          <w:rPr>
            <w:rFonts w:ascii="Times New Roman" w:eastAsia="Times New Roman" w:hAnsi="Times New Roman" w:cs="Times New Roman"/>
            <w:sz w:val="24"/>
            <w:szCs w:val="24"/>
          </w:rPr>
          <w:t>(Lücking et al., 2021; Schoch et al., 2012)</w:t>
        </w:r>
      </w:hyperlink>
      <w:r>
        <w:rPr>
          <w:rFonts w:ascii="Times New Roman" w:eastAsia="Times New Roman" w:hAnsi="Times New Roman" w:cs="Times New Roman"/>
          <w:sz w:val="24"/>
          <w:szCs w:val="24"/>
        </w:rPr>
        <w:t xml:space="preserve">. While high throughput and next generation sequencing for fungi </w:t>
      </w:r>
      <w:r>
        <w:rPr>
          <w:rFonts w:ascii="Times New Roman" w:eastAsia="Times New Roman" w:hAnsi="Times New Roman" w:cs="Times New Roman"/>
          <w:i/>
          <w:sz w:val="24"/>
          <w:szCs w:val="24"/>
        </w:rPr>
        <w:t xml:space="preserve">in situ </w:t>
      </w:r>
      <w:r>
        <w:rPr>
          <w:rFonts w:ascii="Times New Roman" w:eastAsia="Times New Roman" w:hAnsi="Times New Roman" w:cs="Times New Roman"/>
          <w:sz w:val="24"/>
          <w:szCs w:val="24"/>
        </w:rPr>
        <w:t xml:space="preserve">has great value in characterizing unculturable fungi and uncovering missing species </w:t>
      </w:r>
      <w:hyperlink r:id="rId92">
        <w:r>
          <w:rPr>
            <w:rFonts w:ascii="Times New Roman" w:eastAsia="Times New Roman" w:hAnsi="Times New Roman" w:cs="Times New Roman"/>
            <w:sz w:val="24"/>
            <w:szCs w:val="24"/>
          </w:rPr>
          <w:t>(Gautam et al., 2022)</w:t>
        </w:r>
      </w:hyperlink>
      <w:r>
        <w:rPr>
          <w:rFonts w:ascii="Times New Roman" w:eastAsia="Times New Roman" w:hAnsi="Times New Roman" w:cs="Times New Roman"/>
          <w:sz w:val="24"/>
          <w:szCs w:val="24"/>
        </w:rPr>
        <w:t xml:space="preserve">, generating fungal cultures and storing them as vouchers is crucial for documenting and expanding our knowledge </w:t>
      </w:r>
      <w:r>
        <w:rPr>
          <w:rFonts w:ascii="Times New Roman" w:eastAsia="Times New Roman" w:hAnsi="Times New Roman" w:cs="Times New Roman"/>
          <w:sz w:val="24"/>
          <w:szCs w:val="24"/>
        </w:rPr>
        <w:lastRenderedPageBreak/>
        <w:t xml:space="preserve">of fungal diversity. Together, vouchers and metadata allow researchers to validate the identification of taxa, provide information on the location and host range or substrate use of the fungi, provide a timescale of organisms’ presence or activity in an environment, and provide researchers with a specimen for use in future research, -omics analysis, and experiments </w:t>
      </w:r>
      <w:hyperlink r:id="rId93">
        <w:r>
          <w:rPr>
            <w:rFonts w:ascii="Times New Roman" w:eastAsia="Times New Roman" w:hAnsi="Times New Roman" w:cs="Times New Roman"/>
            <w:sz w:val="24"/>
            <w:szCs w:val="24"/>
          </w:rPr>
          <w:t>(Culley, 2013)</w:t>
        </w:r>
      </w:hyperlink>
      <w:r>
        <w:rPr>
          <w:rFonts w:ascii="Times New Roman" w:eastAsia="Times New Roman" w:hAnsi="Times New Roman" w:cs="Times New Roman"/>
          <w:sz w:val="24"/>
          <w:szCs w:val="24"/>
        </w:rPr>
        <w:t xml:space="preserve">. Sanger sequencing is commonly used to uncover DNA sequences in culturable fungi as it can be used to generate relatively long reads of diagnostic loci for individual specimens </w:t>
      </w:r>
      <w:hyperlink r:id="rId94">
        <w:r>
          <w:rPr>
            <w:rFonts w:ascii="Times New Roman" w:eastAsia="Times New Roman" w:hAnsi="Times New Roman" w:cs="Times New Roman"/>
            <w:sz w:val="24"/>
            <w:szCs w:val="24"/>
          </w:rPr>
          <w:t>(Gautam et al., 2022)</w:t>
        </w:r>
      </w:hyperlink>
      <w:r>
        <w:rPr>
          <w:rFonts w:ascii="Times New Roman" w:eastAsia="Times New Roman" w:hAnsi="Times New Roman" w:cs="Times New Roman"/>
          <w:sz w:val="24"/>
          <w:szCs w:val="24"/>
        </w:rPr>
        <w:t xml:space="preserve">. More broadly, Sanger sequencing coupled with culturing in little-known substrates or regions holds promise for uncovering the scope of biodiversity of fungi and understanding their place in the tree of life. This perspective motivates this chapter, where I focus on endophytic fungi that occur within plants in arid regions of the world. </w:t>
      </w:r>
    </w:p>
    <w:p w14:paraId="18E3355D" w14:textId="77777777" w:rsidR="00F3510F" w:rsidRDefault="00F3510F">
      <w:pPr>
        <w:spacing w:line="480" w:lineRule="auto"/>
        <w:rPr>
          <w:rFonts w:ascii="Times New Roman" w:eastAsia="Times New Roman" w:hAnsi="Times New Roman" w:cs="Times New Roman"/>
          <w:sz w:val="24"/>
          <w:szCs w:val="24"/>
        </w:rPr>
      </w:pPr>
    </w:p>
    <w:p w14:paraId="5F82F87D"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Plant symbiosis and fungal endophyte diversity</w:t>
      </w:r>
    </w:p>
    <w:p w14:paraId="3E83CD1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Plants and fungi have a long history of symbiotic relationships beginning with </w:t>
      </w:r>
      <w:proofErr w:type="spellStart"/>
      <w:r>
        <w:rPr>
          <w:rFonts w:ascii="Times New Roman" w:eastAsia="Times New Roman" w:hAnsi="Times New Roman" w:cs="Times New Roman"/>
          <w:sz w:val="24"/>
          <w:szCs w:val="24"/>
        </w:rPr>
        <w:t>Glomeromycota</w:t>
      </w:r>
      <w:proofErr w:type="spellEnd"/>
      <w:r>
        <w:rPr>
          <w:rFonts w:ascii="Times New Roman" w:eastAsia="Times New Roman" w:hAnsi="Times New Roman" w:cs="Times New Roman"/>
          <w:sz w:val="24"/>
          <w:szCs w:val="24"/>
        </w:rPr>
        <w:t xml:space="preserve"> as an arbuscular mycorrhizal symbiont of embryophytes over 200 million years ago (mya</w:t>
      </w:r>
      <w:hyperlink r:id="rId95">
        <w:r>
          <w:rPr>
            <w:rFonts w:ascii="Times New Roman" w:eastAsia="Times New Roman" w:hAnsi="Times New Roman" w:cs="Times New Roman"/>
            <w:sz w:val="24"/>
            <w:szCs w:val="24"/>
            <w:shd w:val="clear" w:color="auto" w:fill="DDDDDD"/>
          </w:rPr>
          <w:t>)</w:t>
        </w:r>
      </w:hyperlink>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xml:space="preserve"> et al. 2018). Plant-fungal symbioses are thought to have allowed for the colonization of land by plants </w:t>
      </w:r>
      <w:hyperlink r:id="rId96">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Berbee</w:t>
        </w:r>
        <w:proofErr w:type="spellEnd"/>
        <w:r>
          <w:rPr>
            <w:rFonts w:ascii="Times New Roman" w:eastAsia="Times New Roman" w:hAnsi="Times New Roman" w:cs="Times New Roman"/>
            <w:sz w:val="24"/>
            <w:szCs w:val="24"/>
          </w:rPr>
          <w:t xml:space="preserve"> et al., 2017; </w:t>
        </w:r>
        <w:proofErr w:type="spellStart"/>
        <w:r>
          <w:rPr>
            <w:rFonts w:ascii="Times New Roman" w:eastAsia="Times New Roman" w:hAnsi="Times New Roman" w:cs="Times New Roman"/>
            <w:sz w:val="24"/>
            <w:szCs w:val="24"/>
          </w:rPr>
          <w:t>Delaux</w:t>
        </w:r>
        <w:proofErr w:type="spellEnd"/>
        <w:r>
          <w:rPr>
            <w:rFonts w:ascii="Times New Roman" w:eastAsia="Times New Roman" w:hAnsi="Times New Roman" w:cs="Times New Roman"/>
            <w:sz w:val="24"/>
            <w:szCs w:val="24"/>
          </w:rPr>
          <w:t xml:space="preserve"> et al., 2015)</w:t>
        </w:r>
      </w:hyperlink>
      <w:r>
        <w:rPr>
          <w:rFonts w:ascii="Times New Roman" w:eastAsia="Times New Roman" w:hAnsi="Times New Roman" w:cs="Times New Roman"/>
          <w:sz w:val="24"/>
          <w:szCs w:val="24"/>
        </w:rPr>
        <w:t xml:space="preserve"> and remain vital to functional aspects of plants today, including as mycorrhizae in roots, and endophytes in roots, stems, and photosynthetic organs. I am especially motivated to study endophytes associated with photosynthetic tissues (hereafter, foliar </w:t>
      </w:r>
      <w:proofErr w:type="gramStart"/>
      <w:r>
        <w:rPr>
          <w:rFonts w:ascii="Times New Roman" w:eastAsia="Times New Roman" w:hAnsi="Times New Roman" w:cs="Times New Roman"/>
          <w:sz w:val="24"/>
          <w:szCs w:val="24"/>
        </w:rPr>
        <w:t>endophytes</w:t>
      </w:r>
      <w:proofErr w:type="gramEnd"/>
      <w:r>
        <w:rPr>
          <w:rFonts w:ascii="Times New Roman" w:eastAsia="Times New Roman" w:hAnsi="Times New Roman" w:cs="Times New Roman"/>
          <w:sz w:val="24"/>
          <w:szCs w:val="24"/>
        </w:rPr>
        <w:t xml:space="preserve"> or endophytes), because they are phylogenetically diverse, often horizontally transmitted fungi that occur in the light-harvesting organs of plants without causing disease. </w:t>
      </w:r>
    </w:p>
    <w:p w14:paraId="615FEAF5" w14:textId="77777777" w:rsidR="00F3510F" w:rsidRDefault="00F3510F">
      <w:pPr>
        <w:spacing w:line="480" w:lineRule="auto"/>
        <w:rPr>
          <w:rFonts w:ascii="Times New Roman" w:eastAsia="Times New Roman" w:hAnsi="Times New Roman" w:cs="Times New Roman"/>
          <w:sz w:val="24"/>
          <w:szCs w:val="24"/>
        </w:rPr>
      </w:pPr>
    </w:p>
    <w:p w14:paraId="37C59FA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Endophytes that occur in the photosynthetic tissues of plants primarily belong to the phylum Ascomycota </w:t>
      </w:r>
      <w:hyperlink r:id="rId97">
        <w:r>
          <w:rPr>
            <w:rFonts w:ascii="Times New Roman" w:eastAsia="Times New Roman" w:hAnsi="Times New Roman" w:cs="Times New Roman"/>
            <w:sz w:val="24"/>
            <w:szCs w:val="24"/>
          </w:rPr>
          <w:t>(Arnold, 2007)</w:t>
        </w:r>
      </w:hyperlink>
      <w:r>
        <w:rPr>
          <w:rFonts w:ascii="Times New Roman" w:eastAsia="Times New Roman" w:hAnsi="Times New Roman" w:cs="Times New Roman"/>
          <w:sz w:val="24"/>
          <w:szCs w:val="24"/>
        </w:rPr>
        <w:t xml:space="preserve">. Having evolved closely with land plants, foliar endophytes can be found across all plant lineages in every biome </w:t>
      </w:r>
      <w:hyperlink r:id="rId98">
        <w:r>
          <w:rPr>
            <w:rFonts w:ascii="Times New Roman" w:eastAsia="Times New Roman" w:hAnsi="Times New Roman" w:cs="Times New Roman"/>
            <w:sz w:val="24"/>
            <w:szCs w:val="24"/>
          </w:rPr>
          <w:t xml:space="preserve">(Apigo &amp; </w:t>
        </w:r>
        <w:proofErr w:type="spellStart"/>
        <w:r>
          <w:rPr>
            <w:rFonts w:ascii="Times New Roman" w:eastAsia="Times New Roman" w:hAnsi="Times New Roman" w:cs="Times New Roman"/>
            <w:sz w:val="24"/>
            <w:szCs w:val="24"/>
          </w:rPr>
          <w:t>Oono</w:t>
        </w:r>
        <w:proofErr w:type="spellEnd"/>
        <w:r>
          <w:rPr>
            <w:rFonts w:ascii="Times New Roman" w:eastAsia="Times New Roman" w:hAnsi="Times New Roman" w:cs="Times New Roman"/>
            <w:sz w:val="24"/>
            <w:szCs w:val="24"/>
          </w:rPr>
          <w:t xml:space="preserve">, 2018; Arnold &amp;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2007)</w:t>
        </w:r>
      </w:hyperlink>
      <w:r>
        <w:rPr>
          <w:rFonts w:ascii="Times New Roman" w:eastAsia="Times New Roman" w:hAnsi="Times New Roman" w:cs="Times New Roman"/>
          <w:sz w:val="24"/>
          <w:szCs w:val="24"/>
        </w:rPr>
        <w:t xml:space="preserve">. They comprise a tremendous diversity of species, including in arid locations. For example, </w:t>
      </w:r>
      <w:hyperlink r:id="rId99">
        <w:r>
          <w:rPr>
            <w:rFonts w:ascii="Times New Roman" w:eastAsia="Times New Roman" w:hAnsi="Times New Roman" w:cs="Times New Roman"/>
            <w:sz w:val="24"/>
            <w:szCs w:val="24"/>
          </w:rPr>
          <w:t>Massimo et al.</w:t>
        </w:r>
      </w:hyperlink>
      <w:hyperlink r:id="rId100">
        <w:r>
          <w:rPr>
            <w:rFonts w:ascii="Times New Roman" w:eastAsia="Times New Roman" w:hAnsi="Times New Roman" w:cs="Times New Roman"/>
            <w:sz w:val="24"/>
            <w:szCs w:val="24"/>
          </w:rPr>
          <w:t xml:space="preserve"> (</w:t>
        </w:r>
      </w:hyperlink>
      <w:hyperlink r:id="rId101">
        <w:r>
          <w:rPr>
            <w:rFonts w:ascii="Times New Roman" w:eastAsia="Times New Roman" w:hAnsi="Times New Roman" w:cs="Times New Roman"/>
            <w:sz w:val="24"/>
            <w:szCs w:val="24"/>
          </w:rPr>
          <w:t>2015</w:t>
        </w:r>
      </w:hyperlink>
      <w:r>
        <w:rPr>
          <w:rFonts w:ascii="Times New Roman" w:eastAsia="Times New Roman" w:hAnsi="Times New Roman" w:cs="Times New Roman"/>
          <w:sz w:val="24"/>
          <w:szCs w:val="24"/>
        </w:rPr>
        <w:t xml:space="preserve">) highlighted their diversity in plants of the Sonoran Desert in southwestern North America. In that study, the authors showed that diverse endophytes occur in leaves and stems of desert plants, and that community composition differed based on host species and location. Similarly, </w:t>
      </w:r>
      <w:hyperlink r:id="rId102">
        <w:r>
          <w:rPr>
            <w:rFonts w:ascii="Times New Roman" w:eastAsia="Times New Roman" w:hAnsi="Times New Roman" w:cs="Times New Roman"/>
            <w:sz w:val="24"/>
            <w:szCs w:val="24"/>
          </w:rPr>
          <w:t xml:space="preserve">Arnold </w:t>
        </w:r>
      </w:hyperlink>
      <w:hyperlink r:id="rId103">
        <w:r>
          <w:rPr>
            <w:rFonts w:ascii="Times New Roman" w:eastAsia="Times New Roman" w:hAnsi="Times New Roman" w:cs="Times New Roman"/>
            <w:sz w:val="24"/>
            <w:szCs w:val="24"/>
          </w:rPr>
          <w:t>and</w:t>
        </w:r>
      </w:hyperlink>
      <w:hyperlink r:id="rId104">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Lutzoni</w:t>
        </w:r>
        <w:proofErr w:type="spellEnd"/>
      </w:hyperlink>
      <w:hyperlink r:id="rId105">
        <w:r>
          <w:rPr>
            <w:rFonts w:ascii="Times New Roman" w:eastAsia="Times New Roman" w:hAnsi="Times New Roman" w:cs="Times New Roman"/>
            <w:sz w:val="24"/>
            <w:szCs w:val="24"/>
          </w:rPr>
          <w:t xml:space="preserve"> (</w:t>
        </w:r>
      </w:hyperlink>
      <w:hyperlink r:id="rId106">
        <w:r>
          <w:rPr>
            <w:rFonts w:ascii="Times New Roman" w:eastAsia="Times New Roman" w:hAnsi="Times New Roman" w:cs="Times New Roman"/>
            <w:sz w:val="24"/>
            <w:szCs w:val="24"/>
          </w:rPr>
          <w:t>2007</w:t>
        </w:r>
      </w:hyperlink>
      <w:r>
        <w:rPr>
          <w:rFonts w:ascii="Times New Roman" w:eastAsia="Times New Roman" w:hAnsi="Times New Roman" w:cs="Times New Roman"/>
          <w:sz w:val="24"/>
          <w:szCs w:val="24"/>
        </w:rPr>
        <w:t xml:space="preserve">) examined endophyte communities across a broad latitudinal gradient. They showed that endophytes are common in plants in the tropics, but also that they occur frequently in plants in arid landscapes, including hot deserts and polar deserts (e.g., Arctic tundra). In that study, distinctive fungi </w:t>
      </w:r>
      <w:proofErr w:type="gramStart"/>
      <w:r>
        <w:rPr>
          <w:rFonts w:ascii="Times New Roman" w:eastAsia="Times New Roman" w:hAnsi="Times New Roman" w:cs="Times New Roman"/>
          <w:sz w:val="24"/>
          <w:szCs w:val="24"/>
        </w:rPr>
        <w:t>were found</w:t>
      </w:r>
      <w:proofErr w:type="gramEnd"/>
      <w:r>
        <w:rPr>
          <w:rFonts w:ascii="Times New Roman" w:eastAsia="Times New Roman" w:hAnsi="Times New Roman" w:cs="Times New Roman"/>
          <w:sz w:val="24"/>
          <w:szCs w:val="24"/>
        </w:rPr>
        <w:t xml:space="preserve"> in different biomes, suggesting that those in any given plant community or environment may be markedly different from those in different plant communities or environments. </w:t>
      </w:r>
    </w:p>
    <w:p w14:paraId="338AC407" w14:textId="77777777" w:rsidR="00F3510F" w:rsidRDefault="00F3510F">
      <w:pPr>
        <w:spacing w:line="480" w:lineRule="auto"/>
        <w:rPr>
          <w:rFonts w:ascii="Times New Roman" w:eastAsia="Times New Roman" w:hAnsi="Times New Roman" w:cs="Times New Roman"/>
          <w:sz w:val="24"/>
          <w:szCs w:val="24"/>
        </w:rPr>
      </w:pPr>
    </w:p>
    <w:p w14:paraId="6D8F0BC5"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diversity as a function of biogeography </w:t>
      </w:r>
      <w:proofErr w:type="gramStart"/>
      <w:r>
        <w:rPr>
          <w:rFonts w:ascii="Times New Roman" w:eastAsia="Times New Roman" w:hAnsi="Times New Roman" w:cs="Times New Roman"/>
          <w:sz w:val="24"/>
          <w:szCs w:val="24"/>
        </w:rPr>
        <w:t>at</w:t>
      </w:r>
      <w:proofErr w:type="gramEnd"/>
      <w:r>
        <w:rPr>
          <w:rFonts w:ascii="Times New Roman" w:eastAsia="Times New Roman" w:hAnsi="Times New Roman" w:cs="Times New Roman"/>
          <w:sz w:val="24"/>
          <w:szCs w:val="24"/>
        </w:rPr>
        <w:t xml:space="preserve"> a global and regional scale, endophyte diversity can </w:t>
      </w:r>
      <w:proofErr w:type="gramStart"/>
      <w:r>
        <w:rPr>
          <w:rFonts w:ascii="Times New Roman" w:eastAsia="Times New Roman" w:hAnsi="Times New Roman" w:cs="Times New Roman"/>
          <w:sz w:val="24"/>
          <w:szCs w:val="24"/>
        </w:rPr>
        <w:t>be observed</w:t>
      </w:r>
      <w:proofErr w:type="gramEnd"/>
      <w:r>
        <w:rPr>
          <w:rFonts w:ascii="Times New Roman" w:eastAsia="Times New Roman" w:hAnsi="Times New Roman" w:cs="Times New Roman"/>
          <w:sz w:val="24"/>
          <w:szCs w:val="24"/>
        </w:rPr>
        <w:t xml:space="preserve"> even among the same plant species. For example, Silva-Hughes et al. (2015) characterized </w:t>
      </w:r>
      <w:proofErr w:type="gramStart"/>
      <w:r>
        <w:rPr>
          <w:rFonts w:ascii="Times New Roman" w:eastAsia="Times New Roman" w:hAnsi="Times New Roman" w:cs="Times New Roman"/>
          <w:sz w:val="24"/>
          <w:szCs w:val="24"/>
        </w:rPr>
        <w:t>17</w:t>
      </w:r>
      <w:proofErr w:type="gramEnd"/>
      <w:r>
        <w:rPr>
          <w:rFonts w:ascii="Times New Roman" w:eastAsia="Times New Roman" w:hAnsi="Times New Roman" w:cs="Times New Roman"/>
          <w:sz w:val="24"/>
          <w:szCs w:val="24"/>
        </w:rPr>
        <w:t xml:space="preserve"> different species of endophytic fungi from the desert native cactus </w:t>
      </w:r>
      <w:r>
        <w:rPr>
          <w:rFonts w:ascii="Times New Roman" w:eastAsia="Times New Roman" w:hAnsi="Times New Roman" w:cs="Times New Roman"/>
          <w:i/>
          <w:sz w:val="24"/>
          <w:szCs w:val="24"/>
        </w:rPr>
        <w:t xml:space="preserve">Opuntia </w:t>
      </w:r>
      <w:proofErr w:type="spellStart"/>
      <w:r>
        <w:rPr>
          <w:rFonts w:ascii="Times New Roman" w:eastAsia="Times New Roman" w:hAnsi="Times New Roman" w:cs="Times New Roman"/>
          <w:i/>
          <w:sz w:val="24"/>
          <w:szCs w:val="24"/>
        </w:rPr>
        <w:t>humifusa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alone. Arnold and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xml:space="preserve"> (2007) reported dozens to hundreds of species of endophytes in individual hosts within their study sites, a perspective echoed by recent work led by U’Ren et al. (2019). </w:t>
      </w:r>
      <w:proofErr w:type="spellStart"/>
      <w:r>
        <w:rPr>
          <w:rFonts w:ascii="Times New Roman" w:eastAsia="Times New Roman" w:hAnsi="Times New Roman" w:cs="Times New Roman"/>
          <w:sz w:val="24"/>
          <w:szCs w:val="24"/>
        </w:rPr>
        <w:t>Oono</w:t>
      </w:r>
      <w:proofErr w:type="spellEnd"/>
      <w:r>
        <w:rPr>
          <w:rFonts w:ascii="Times New Roman" w:eastAsia="Times New Roman" w:hAnsi="Times New Roman" w:cs="Times New Roman"/>
          <w:sz w:val="24"/>
          <w:szCs w:val="24"/>
        </w:rPr>
        <w:t xml:space="preserve"> et al. (2014) showed that complex population genetics may distinguish endophytes associated with different hosts in the same </w:t>
      </w:r>
      <w:proofErr w:type="gramStart"/>
      <w:r>
        <w:rPr>
          <w:rFonts w:ascii="Times New Roman" w:eastAsia="Times New Roman" w:hAnsi="Times New Roman" w:cs="Times New Roman"/>
          <w:sz w:val="24"/>
          <w:szCs w:val="24"/>
        </w:rPr>
        <w:t>environment, and</w:t>
      </w:r>
      <w:proofErr w:type="gramEnd"/>
      <w:r>
        <w:rPr>
          <w:rFonts w:ascii="Times New Roman" w:eastAsia="Times New Roman" w:hAnsi="Times New Roman" w:cs="Times New Roman"/>
          <w:sz w:val="24"/>
          <w:szCs w:val="24"/>
        </w:rPr>
        <w:t xml:space="preserve"> may represent cryptic diversity among endophytes in a given host. In turn, Arnold et al. (2003) showed that endophyte communities may differ in a single species of tropical tree across the </w:t>
      </w:r>
      <w:r>
        <w:rPr>
          <w:rFonts w:ascii="Times New Roman" w:eastAsia="Times New Roman" w:hAnsi="Times New Roman" w:cs="Times New Roman"/>
          <w:sz w:val="24"/>
          <w:szCs w:val="24"/>
        </w:rPr>
        <w:lastRenderedPageBreak/>
        <w:t xml:space="preserve">landscape, with near total turnover in endophyte communities when host individuals were in areas approximately 60 km away from each other. </w:t>
      </w:r>
    </w:p>
    <w:p w14:paraId="23C36C7E" w14:textId="77777777" w:rsidR="00F3510F" w:rsidRDefault="00F3510F">
      <w:pPr>
        <w:spacing w:line="480" w:lineRule="auto"/>
        <w:rPr>
          <w:rFonts w:ascii="Times New Roman" w:eastAsia="Times New Roman" w:hAnsi="Times New Roman" w:cs="Times New Roman"/>
          <w:sz w:val="24"/>
          <w:szCs w:val="24"/>
        </w:rPr>
      </w:pPr>
    </w:p>
    <w:p w14:paraId="1B25F53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gramStart"/>
      <w:r>
        <w:rPr>
          <w:rFonts w:ascii="Times New Roman" w:eastAsia="Times New Roman" w:hAnsi="Times New Roman" w:cs="Times New Roman"/>
          <w:sz w:val="24"/>
          <w:szCs w:val="24"/>
        </w:rPr>
        <w:t>several</w:t>
      </w:r>
      <w:proofErr w:type="gramEnd"/>
      <w:r>
        <w:rPr>
          <w:rFonts w:ascii="Times New Roman" w:eastAsia="Times New Roman" w:hAnsi="Times New Roman" w:cs="Times New Roman"/>
          <w:sz w:val="24"/>
          <w:szCs w:val="24"/>
        </w:rPr>
        <w:t xml:space="preserve"> studies have highlighted endophyte biodiversity within arid-land plants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w:t>
      </w:r>
      <w:hyperlink r:id="rId107">
        <w:r>
          <w:rPr>
            <w:rFonts w:ascii="Times New Roman" w:eastAsia="Times New Roman" w:hAnsi="Times New Roman" w:cs="Times New Roman"/>
            <w:sz w:val="24"/>
            <w:szCs w:val="24"/>
          </w:rPr>
          <w:t>Massimo et al., 2015; Rodriguez et al., 2009; Silva-Hughes et al., 2015; Zuo et al., 2021)</w:t>
        </w:r>
      </w:hyperlink>
      <w:r>
        <w:rPr>
          <w:rFonts w:ascii="Times New Roman" w:eastAsia="Times New Roman" w:hAnsi="Times New Roman" w:cs="Times New Roman"/>
          <w:sz w:val="24"/>
          <w:szCs w:val="24"/>
        </w:rPr>
        <w:t xml:space="preserve"> , no such study has yet assessed how this diversity translates across arid ecosystems globally. This chapter includes new data from endophytic fungi associated with photosynthetic hosts in southern </w:t>
      </w:r>
      <w:proofErr w:type="gramStart"/>
      <w:r>
        <w:rPr>
          <w:rFonts w:ascii="Times New Roman" w:eastAsia="Times New Roman" w:hAnsi="Times New Roman" w:cs="Times New Roman"/>
          <w:sz w:val="24"/>
          <w:szCs w:val="24"/>
        </w:rPr>
        <w:t>Africa, and</w:t>
      </w:r>
      <w:proofErr w:type="gramEnd"/>
      <w:r>
        <w:rPr>
          <w:rFonts w:ascii="Times New Roman" w:eastAsia="Times New Roman" w:hAnsi="Times New Roman" w:cs="Times New Roman"/>
          <w:sz w:val="24"/>
          <w:szCs w:val="24"/>
        </w:rPr>
        <w:t xml:space="preserve"> compares them with the endophytes found in previous studies in southwestern South America (Chile) and the southwestern US (Arizona), and places them into a framework based on climate variables.</w:t>
      </w:r>
    </w:p>
    <w:p w14:paraId="1A3D17D9" w14:textId="77777777" w:rsidR="00F3510F" w:rsidRDefault="00F3510F">
      <w:pPr>
        <w:spacing w:line="480" w:lineRule="auto"/>
        <w:rPr>
          <w:rFonts w:ascii="Times New Roman" w:eastAsia="Times New Roman" w:hAnsi="Times New Roman" w:cs="Times New Roman"/>
          <w:sz w:val="24"/>
          <w:szCs w:val="24"/>
        </w:rPr>
      </w:pPr>
    </w:p>
    <w:p w14:paraId="34C8A3A5"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Effects of climate and plant-endophyte symbiosis </w:t>
      </w:r>
    </w:p>
    <w:p w14:paraId="103AB32E" w14:textId="3B5DA984"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due to increases in atmospheric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other greenhouse gasses is anticipated to lead to shifts in the interactions between plants and the diverse organisms that affiliate with them </w:t>
      </w:r>
      <w:hyperlink r:id="rId108">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Compant</w:t>
        </w:r>
        <w:proofErr w:type="spellEnd"/>
        <w:r>
          <w:rPr>
            <w:rFonts w:ascii="Times New Roman" w:eastAsia="Times New Roman" w:hAnsi="Times New Roman" w:cs="Times New Roman"/>
            <w:sz w:val="24"/>
            <w:szCs w:val="24"/>
          </w:rPr>
          <w:t xml:space="preserve"> et al., 2010; Duarte &amp; </w:t>
        </w:r>
        <w:proofErr w:type="spellStart"/>
        <w:r>
          <w:rPr>
            <w:rFonts w:ascii="Times New Roman" w:eastAsia="Times New Roman" w:hAnsi="Times New Roman" w:cs="Times New Roman"/>
            <w:sz w:val="24"/>
            <w:szCs w:val="24"/>
          </w:rPr>
          <w:t>Maherali</w:t>
        </w:r>
        <w:proofErr w:type="spellEnd"/>
        <w:r>
          <w:rPr>
            <w:rFonts w:ascii="Times New Roman" w:eastAsia="Times New Roman" w:hAnsi="Times New Roman" w:cs="Times New Roman"/>
            <w:sz w:val="24"/>
            <w:szCs w:val="24"/>
          </w:rPr>
          <w:t>, 2022; Slaughter et al., 2018)</w:t>
        </w:r>
      </w:hyperlink>
      <w:r>
        <w:rPr>
          <w:rFonts w:ascii="Times New Roman" w:eastAsia="Times New Roman" w:hAnsi="Times New Roman" w:cs="Times New Roman"/>
          <w:sz w:val="24"/>
          <w:szCs w:val="24"/>
        </w:rPr>
        <w:t xml:space="preserve">. These changes include interactions between plants and macroscopic mutualists: for example, shifts in the seasonality of plant phenology due to climate change have had detrimental effects on partnerships with pollinators, which can lead to coextinction </w:t>
      </w:r>
      <w:hyperlink r:id="rId109">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Bascompte</w:t>
        </w:r>
        <w:proofErr w:type="spellEnd"/>
        <w:r>
          <w:rPr>
            <w:rFonts w:ascii="Times New Roman" w:eastAsia="Times New Roman" w:hAnsi="Times New Roman" w:cs="Times New Roman"/>
            <w:sz w:val="24"/>
            <w:szCs w:val="24"/>
          </w:rPr>
          <w:t xml:space="preserve"> et al., 2019)</w:t>
        </w:r>
      </w:hyperlink>
      <w:r>
        <w:rPr>
          <w:rFonts w:ascii="Times New Roman" w:eastAsia="Times New Roman" w:hAnsi="Times New Roman" w:cs="Times New Roman"/>
          <w:sz w:val="24"/>
          <w:szCs w:val="24"/>
        </w:rPr>
        <w:t xml:space="preserve">. The majority of studies that have examined the effects of climate change on plant-fungal mutualism have focused on domesticated plant species rather than wild plants </w:t>
      </w:r>
      <w:hyperlink r:id="rId110">
        <w:r>
          <w:rPr>
            <w:rFonts w:ascii="Times New Roman" w:eastAsia="Times New Roman" w:hAnsi="Times New Roman" w:cs="Times New Roman"/>
            <w:sz w:val="24"/>
            <w:szCs w:val="24"/>
          </w:rPr>
          <w:t xml:space="preserve">(Duarte &amp; </w:t>
        </w:r>
        <w:proofErr w:type="spellStart"/>
        <w:r>
          <w:rPr>
            <w:rFonts w:ascii="Times New Roman" w:eastAsia="Times New Roman" w:hAnsi="Times New Roman" w:cs="Times New Roman"/>
            <w:sz w:val="24"/>
            <w:szCs w:val="24"/>
          </w:rPr>
          <w:t>Maherali</w:t>
        </w:r>
        <w:proofErr w:type="spellEnd"/>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but both wild and domesticated plants are key elements of the ecosystems on which humans depend. Although increases in temperature have not directly been linked to losses in endophyte diversity, losses in plant biodiversity impacted by global warming may </w:t>
      </w:r>
      <w:ins w:id="70" w:author="Marand, Mariam Hosseini - (mhmarand)" w:date="2023-12-12T21:12:00Z">
        <w:r w:rsidR="00647F34">
          <w:rPr>
            <w:rFonts w:ascii="Times New Roman" w:eastAsia="Times New Roman" w:hAnsi="Times New Roman" w:cs="Times New Roman"/>
            <w:sz w:val="24"/>
            <w:szCs w:val="24"/>
          </w:rPr>
          <w:t>consequentially</w:t>
        </w:r>
      </w:ins>
      <w:del w:id="71" w:author="Marand, Mariam Hosseini - (mhmarand)" w:date="2023-12-12T21:12:00Z">
        <w:r w:rsidDel="00647F34">
          <w:rPr>
            <w:rFonts w:ascii="Times New Roman" w:eastAsia="Times New Roman" w:hAnsi="Times New Roman" w:cs="Times New Roman"/>
            <w:sz w:val="24"/>
            <w:szCs w:val="24"/>
          </w:rPr>
          <w:delText>in turn</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lead to losses in diversity of specialized endophytic communities </w:t>
      </w:r>
      <w:hyperlink r:id="rId11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Compant</w:t>
        </w:r>
        <w:proofErr w:type="spellEnd"/>
        <w:r>
          <w:rPr>
            <w:rFonts w:ascii="Times New Roman" w:eastAsia="Times New Roman" w:hAnsi="Times New Roman" w:cs="Times New Roman"/>
            <w:sz w:val="24"/>
            <w:szCs w:val="24"/>
          </w:rPr>
          <w:t xml:space="preserve"> et al., 2010)</w:t>
        </w:r>
      </w:hyperlink>
      <w:r>
        <w:rPr>
          <w:rFonts w:ascii="Times New Roman" w:eastAsia="Times New Roman" w:hAnsi="Times New Roman" w:cs="Times New Roman"/>
          <w:sz w:val="24"/>
          <w:szCs w:val="24"/>
        </w:rPr>
        <w:t xml:space="preserve">. In turn, other plant-fungal symbioses may </w:t>
      </w:r>
      <w:proofErr w:type="gramStart"/>
      <w:r>
        <w:rPr>
          <w:rFonts w:ascii="Times New Roman" w:eastAsia="Times New Roman" w:hAnsi="Times New Roman" w:cs="Times New Roman"/>
          <w:sz w:val="24"/>
          <w:szCs w:val="24"/>
        </w:rPr>
        <w:t>actually be</w:t>
      </w:r>
      <w:proofErr w:type="gramEnd"/>
      <w:r>
        <w:rPr>
          <w:rFonts w:ascii="Times New Roman" w:eastAsia="Times New Roman" w:hAnsi="Times New Roman" w:cs="Times New Roman"/>
          <w:sz w:val="24"/>
          <w:szCs w:val="24"/>
        </w:rPr>
        <w:t xml:space="preserve"> strengthened by climate change: for instance, arbuscular mycorrhizal fungi, which play important roles in nutrient uptake by plants, are not as cold tolerant as other fungal groups. Thus, localized warming could increase their range, and rising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levels may reduce the carbon cost to plants for supporting their fungal partners </w:t>
      </w:r>
      <w:hyperlink r:id="rId112">
        <w:r>
          <w:rPr>
            <w:rFonts w:ascii="Times New Roman" w:eastAsia="Times New Roman" w:hAnsi="Times New Roman" w:cs="Times New Roman"/>
            <w:sz w:val="24"/>
            <w:szCs w:val="24"/>
          </w:rPr>
          <w:t xml:space="preserve">(Duarte &amp; </w:t>
        </w:r>
        <w:proofErr w:type="spellStart"/>
        <w:r>
          <w:rPr>
            <w:rFonts w:ascii="Times New Roman" w:eastAsia="Times New Roman" w:hAnsi="Times New Roman" w:cs="Times New Roman"/>
            <w:sz w:val="24"/>
            <w:szCs w:val="24"/>
          </w:rPr>
          <w:t>Maherali</w:t>
        </w:r>
        <w:proofErr w:type="spellEnd"/>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Rising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levels may support symbiosis in certain endophytic fungi as well: for instance, </w:t>
      </w:r>
      <w:proofErr w:type="spellStart"/>
      <w:r>
        <w:rPr>
          <w:rFonts w:ascii="Times New Roman" w:eastAsia="Times New Roman" w:hAnsi="Times New Roman" w:cs="Times New Roman"/>
          <w:i/>
          <w:sz w:val="24"/>
          <w:szCs w:val="24"/>
        </w:rPr>
        <w:t>Epichlöe</w:t>
      </w:r>
      <w:proofErr w:type="spellEnd"/>
      <w:r>
        <w:rPr>
          <w:rFonts w:ascii="Times New Roman" w:eastAsia="Times New Roman" w:hAnsi="Times New Roman" w:cs="Times New Roman"/>
          <w:sz w:val="24"/>
          <w:szCs w:val="24"/>
        </w:rPr>
        <w:t xml:space="preserve"> infection rates are higher in tall fescue grasses when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levels </w:t>
      </w:r>
      <w:proofErr w:type="gramStart"/>
      <w:r>
        <w:rPr>
          <w:rFonts w:ascii="Times New Roman" w:eastAsia="Times New Roman" w:hAnsi="Times New Roman" w:cs="Times New Roman"/>
          <w:sz w:val="24"/>
          <w:szCs w:val="24"/>
        </w:rPr>
        <w:t>are elevated</w:t>
      </w:r>
      <w:proofErr w:type="gramEnd"/>
      <w:r>
        <w:rPr>
          <w:rFonts w:ascii="Times New Roman" w:eastAsia="Times New Roman" w:hAnsi="Times New Roman" w:cs="Times New Roman"/>
          <w:sz w:val="24"/>
          <w:szCs w:val="24"/>
        </w:rPr>
        <w:t xml:space="preserve"> (Brosi et. al 2009). Climate change can also contribute to a higher colonization rate of fungal endophytes that produce toxic compounds, </w:t>
      </w:r>
      <w:r>
        <w:rPr>
          <w:rFonts w:ascii="Times New Roman" w:eastAsia="Times New Roman" w:hAnsi="Times New Roman" w:cs="Times New Roman"/>
          <w:sz w:val="24"/>
          <w:szCs w:val="24"/>
          <w:highlight w:val="white"/>
        </w:rPr>
        <w:t xml:space="preserve">but simultaneously reduce the quantity of toxic compounds they produce </w:t>
      </w:r>
      <w:hyperlink r:id="rId113">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Compant</w:t>
        </w:r>
        <w:proofErr w:type="spellEnd"/>
        <w:r>
          <w:rPr>
            <w:rFonts w:ascii="Times New Roman" w:eastAsia="Times New Roman" w:hAnsi="Times New Roman" w:cs="Times New Roman"/>
            <w:sz w:val="24"/>
            <w:szCs w:val="24"/>
          </w:rPr>
          <w:t xml:space="preserve"> et al., 2010)</w:t>
        </w:r>
      </w:hyperlink>
      <w:r>
        <w:rPr>
          <w:rFonts w:ascii="Times New Roman" w:eastAsia="Times New Roman" w:hAnsi="Times New Roman" w:cs="Times New Roman"/>
          <w:sz w:val="24"/>
          <w:szCs w:val="24"/>
          <w:highlight w:val="white"/>
        </w:rPr>
        <w:t xml:space="preserve">, including </w:t>
      </w:r>
      <w:proofErr w:type="spellStart"/>
      <w:r>
        <w:rPr>
          <w:rFonts w:ascii="Times New Roman" w:eastAsia="Times New Roman" w:hAnsi="Times New Roman" w:cs="Times New Roman"/>
          <w:sz w:val="24"/>
          <w:szCs w:val="24"/>
          <w:highlight w:val="white"/>
        </w:rPr>
        <w:t>ergovaline</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loline</w:t>
      </w:r>
      <w:proofErr w:type="spellEnd"/>
      <w:r>
        <w:rPr>
          <w:rFonts w:ascii="Times New Roman" w:eastAsia="Times New Roman" w:hAnsi="Times New Roman" w:cs="Times New Roman"/>
          <w:sz w:val="24"/>
          <w:szCs w:val="24"/>
          <w:highlight w:val="white"/>
        </w:rPr>
        <w:t xml:space="preserve"> produced by </w:t>
      </w:r>
      <w:proofErr w:type="spellStart"/>
      <w:r>
        <w:rPr>
          <w:rFonts w:ascii="Times New Roman" w:eastAsia="Times New Roman" w:hAnsi="Times New Roman" w:cs="Times New Roman"/>
          <w:i/>
          <w:sz w:val="24"/>
          <w:szCs w:val="24"/>
          <w:highlight w:val="white"/>
        </w:rPr>
        <w:t>Neotyphodium</w:t>
      </w:r>
      <w:proofErr w:type="spellEnd"/>
      <w:r>
        <w:rPr>
          <w:rFonts w:ascii="Times New Roman" w:eastAsia="Times New Roman" w:hAnsi="Times New Roman" w:cs="Times New Roman"/>
          <w:sz w:val="24"/>
          <w:szCs w:val="24"/>
        </w:rPr>
        <w:t xml:space="preserve"> (Brosi et al., 2009)</w:t>
      </w:r>
      <w:r>
        <w:rPr>
          <w:rFonts w:ascii="Times New Roman" w:eastAsia="Times New Roman" w:hAnsi="Times New Roman" w:cs="Times New Roman"/>
          <w:sz w:val="24"/>
          <w:szCs w:val="24"/>
          <w:highlight w:val="white"/>
        </w:rPr>
        <w:t xml:space="preserve">. More generally, it is likely that </w:t>
      </w:r>
      <w:proofErr w:type="gramStart"/>
      <w:r>
        <w:rPr>
          <w:rFonts w:ascii="Times New Roman" w:eastAsia="Times New Roman" w:hAnsi="Times New Roman" w:cs="Times New Roman"/>
          <w:sz w:val="24"/>
          <w:szCs w:val="24"/>
          <w:highlight w:val="white"/>
        </w:rPr>
        <w:t>some</w:t>
      </w:r>
      <w:proofErr w:type="gramEnd"/>
      <w:r>
        <w:rPr>
          <w:rFonts w:ascii="Times New Roman" w:eastAsia="Times New Roman" w:hAnsi="Times New Roman" w:cs="Times New Roman"/>
          <w:sz w:val="24"/>
          <w:szCs w:val="24"/>
          <w:highlight w:val="white"/>
        </w:rPr>
        <w:t xml:space="preserve"> fungal endophytes and their host plants will shift in their geographic distributions </w:t>
      </w:r>
      <w:ins w:id="72" w:author="Marand, Mariam Hosseini - (mhmarand)" w:date="2023-12-12T21:14:00Z">
        <w:r w:rsidR="00647F34">
          <w:rPr>
            <w:rFonts w:ascii="Times New Roman" w:eastAsia="Times New Roman" w:hAnsi="Times New Roman" w:cs="Times New Roman"/>
            <w:sz w:val="24"/>
            <w:szCs w:val="24"/>
            <w:highlight w:val="white"/>
          </w:rPr>
          <w:t>as</w:t>
        </w:r>
      </w:ins>
      <w:del w:id="73" w:author="Marand, Mariam Hosseini - (mhmarand)" w:date="2023-12-12T21:14:00Z">
        <w:r w:rsidDel="00647F34">
          <w:rPr>
            <w:rFonts w:ascii="Times New Roman" w:eastAsia="Times New Roman" w:hAnsi="Times New Roman" w:cs="Times New Roman"/>
            <w:sz w:val="24"/>
            <w:szCs w:val="24"/>
            <w:highlight w:val="white"/>
          </w:rPr>
          <w:delText>and</w:delText>
        </w:r>
      </w:del>
      <w:r>
        <w:rPr>
          <w:rFonts w:ascii="Times New Roman" w:eastAsia="Times New Roman" w:hAnsi="Times New Roman" w:cs="Times New Roman"/>
          <w:sz w:val="24"/>
          <w:szCs w:val="24"/>
          <w:highlight w:val="white"/>
        </w:rPr>
        <w:t xml:space="preserve"> their optimal climate conditions are lost, but understanding this requires a fundamental knowledge of where fungi are distributed today. This knowledge is lacking in most environments.</w:t>
      </w:r>
    </w:p>
    <w:p w14:paraId="36F8B511" w14:textId="77777777" w:rsidR="00F3510F" w:rsidRDefault="00F3510F">
      <w:pPr>
        <w:spacing w:line="480" w:lineRule="auto"/>
        <w:rPr>
          <w:rFonts w:ascii="Times New Roman" w:eastAsia="Times New Roman" w:hAnsi="Times New Roman" w:cs="Times New Roman"/>
          <w:sz w:val="24"/>
          <w:szCs w:val="24"/>
        </w:rPr>
      </w:pPr>
    </w:p>
    <w:p w14:paraId="7E47205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chapter is to highlight a new data set generated during my thesis work on endophytes that </w:t>
      </w:r>
      <w:proofErr w:type="gramStart"/>
      <w:r>
        <w:rPr>
          <w:rFonts w:ascii="Times New Roman" w:eastAsia="Times New Roman" w:hAnsi="Times New Roman" w:cs="Times New Roman"/>
          <w:sz w:val="24"/>
          <w:szCs w:val="24"/>
        </w:rPr>
        <w:t>were isolated</w:t>
      </w:r>
      <w:proofErr w:type="gramEnd"/>
      <w:r>
        <w:rPr>
          <w:rFonts w:ascii="Times New Roman" w:eastAsia="Times New Roman" w:hAnsi="Times New Roman" w:cs="Times New Roman"/>
          <w:sz w:val="24"/>
          <w:szCs w:val="24"/>
        </w:rPr>
        <w:t xml:space="preserve"> in culture from living photosynthetic tissues of wild hosts in arid and semi-arid regions of southern Africa (South Africa, Namibia). Briefly, we generated barcode sequences for 441 isolates that </w:t>
      </w:r>
      <w:proofErr w:type="gramStart"/>
      <w:r>
        <w:rPr>
          <w:rFonts w:ascii="Times New Roman" w:eastAsia="Times New Roman" w:hAnsi="Times New Roman" w:cs="Times New Roman"/>
          <w:sz w:val="24"/>
          <w:szCs w:val="24"/>
        </w:rPr>
        <w:t>were not previously characterized</w:t>
      </w:r>
      <w:proofErr w:type="gramEnd"/>
      <w:r>
        <w:rPr>
          <w:rFonts w:ascii="Times New Roman" w:eastAsia="Times New Roman" w:hAnsi="Times New Roman" w:cs="Times New Roman"/>
          <w:sz w:val="24"/>
          <w:szCs w:val="24"/>
        </w:rPr>
        <w:t xml:space="preserve">. Then, we compared those endophyte communities to data obtained from similar culturing efforts in arid areas of South America (Chile, Atacama Desert) and the Sonoran Desert of southwestern North America. We place endophyte richness in a climate-centered context by examining its relationship to climate variables such as mean annual temperature, mean annual precipitation, and mean precipitation </w:t>
      </w:r>
      <w:r>
        <w:rPr>
          <w:rFonts w:ascii="Times New Roman" w:eastAsia="Times New Roman" w:hAnsi="Times New Roman" w:cs="Times New Roman"/>
          <w:sz w:val="24"/>
          <w:szCs w:val="24"/>
        </w:rPr>
        <w:lastRenderedPageBreak/>
        <w:t>during the wettest and driest quarters, with a wide range of conditions encompassed by our data set across drylands on three continents.</w:t>
      </w:r>
    </w:p>
    <w:p w14:paraId="09B0C1A3" w14:textId="77777777" w:rsidR="00F3510F" w:rsidRDefault="00F3510F">
      <w:pPr>
        <w:spacing w:line="480" w:lineRule="auto"/>
        <w:rPr>
          <w:rFonts w:ascii="Times New Roman" w:eastAsia="Times New Roman" w:hAnsi="Times New Roman" w:cs="Times New Roman"/>
          <w:b/>
          <w:sz w:val="24"/>
          <w:szCs w:val="24"/>
        </w:rPr>
      </w:pPr>
    </w:p>
    <w:p w14:paraId="5D0152D2"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16D31C81" w14:textId="47F2B7BB"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late fall 2019, plant and lichen samples </w:t>
      </w:r>
      <w:proofErr w:type="gramStart"/>
      <w:r>
        <w:rPr>
          <w:rFonts w:ascii="Times New Roman" w:eastAsia="Times New Roman" w:hAnsi="Times New Roman" w:cs="Times New Roman"/>
          <w:sz w:val="24"/>
          <w:szCs w:val="24"/>
        </w:rPr>
        <w:t>were collected</w:t>
      </w:r>
      <w:proofErr w:type="gramEnd"/>
      <w:r>
        <w:rPr>
          <w:rFonts w:ascii="Times New Roman" w:eastAsia="Times New Roman" w:hAnsi="Times New Roman" w:cs="Times New Roman"/>
          <w:sz w:val="24"/>
          <w:szCs w:val="24"/>
        </w:rPr>
        <w:t xml:space="preserve"> at sites across Namibia and South Africa for endophyte isolation (Figure 2.1). These sites </w:t>
      </w:r>
      <w:proofErr w:type="gramStart"/>
      <w:r>
        <w:rPr>
          <w:rFonts w:ascii="Times New Roman" w:eastAsia="Times New Roman" w:hAnsi="Times New Roman" w:cs="Times New Roman"/>
          <w:sz w:val="24"/>
          <w:szCs w:val="24"/>
        </w:rPr>
        <w:t>are listed</w:t>
      </w:r>
      <w:proofErr w:type="gramEnd"/>
      <w:r>
        <w:rPr>
          <w:rFonts w:ascii="Times New Roman" w:eastAsia="Times New Roman" w:hAnsi="Times New Roman" w:cs="Times New Roman"/>
          <w:sz w:val="24"/>
          <w:szCs w:val="24"/>
        </w:rPr>
        <w:t xml:space="preserve"> in Supplementary Table 2.1. The collection locations included the Namib Desert and inland plateau of Namibia, and West Coast National Park, the Little Karoo, Namaqua National Park, and the savanna of northeastern South Africa. These sites encompass distinctive plants and lichens and a wide range of climate variables (Supplementary Table 2.1). In each collection site</w:t>
      </w:r>
      <w:del w:id="74" w:author="Marand, Mariam Hosseini - (mhmarand)" w:date="2023-12-12T21:31:00Z">
        <w:r w:rsidDel="00744DD3">
          <w:rPr>
            <w:rFonts w:ascii="Times New Roman" w:eastAsia="Times New Roman" w:hAnsi="Times New Roman" w:cs="Times New Roman"/>
            <w:sz w:val="24"/>
            <w:szCs w:val="24"/>
          </w:rPr>
          <w:delText xml:space="preserve"> site</w:delText>
        </w:r>
      </w:del>
      <w:r>
        <w:rPr>
          <w:rFonts w:ascii="Times New Roman" w:eastAsia="Times New Roman" w:hAnsi="Times New Roman" w:cs="Times New Roman"/>
          <w:sz w:val="24"/>
          <w:szCs w:val="24"/>
        </w:rPr>
        <w:t xml:space="preserve">, </w:t>
      </w:r>
      <w:ins w:id="75" w:author="Marand, Mariam Hosseini - (mhmarand)" w:date="2023-12-12T21:31:00Z">
        <w:r w:rsidR="00744DD3">
          <w:rPr>
            <w:rFonts w:ascii="Times New Roman" w:eastAsia="Times New Roman" w:hAnsi="Times New Roman" w:cs="Times New Roman"/>
            <w:sz w:val="24"/>
            <w:szCs w:val="24"/>
          </w:rPr>
          <w:t xml:space="preserve">fresh tissue of </w:t>
        </w:r>
      </w:ins>
      <w:r>
        <w:rPr>
          <w:rFonts w:ascii="Times New Roman" w:eastAsia="Times New Roman" w:hAnsi="Times New Roman" w:cs="Times New Roman"/>
          <w:sz w:val="24"/>
          <w:szCs w:val="24"/>
        </w:rPr>
        <w:t xml:space="preserve">locally representative plants and lichens </w:t>
      </w:r>
      <w:proofErr w:type="gramStart"/>
      <w:r>
        <w:rPr>
          <w:rFonts w:ascii="Times New Roman" w:eastAsia="Times New Roman" w:hAnsi="Times New Roman" w:cs="Times New Roman"/>
          <w:sz w:val="24"/>
          <w:szCs w:val="24"/>
        </w:rPr>
        <w:t>were collected</w:t>
      </w:r>
      <w:proofErr w:type="gramEnd"/>
      <w:r>
        <w:rPr>
          <w:rFonts w:ascii="Times New Roman" w:eastAsia="Times New Roman" w:hAnsi="Times New Roman" w:cs="Times New Roman"/>
          <w:sz w:val="24"/>
          <w:szCs w:val="24"/>
        </w:rPr>
        <w:t xml:space="preserve"> </w:t>
      </w:r>
      <w:del w:id="76" w:author="Marand, Mariam Hosseini - (mhmarand)" w:date="2023-12-12T21:31:00Z">
        <w:r w:rsidDel="00744DD3">
          <w:rPr>
            <w:rFonts w:ascii="Times New Roman" w:eastAsia="Times New Roman" w:hAnsi="Times New Roman" w:cs="Times New Roman"/>
            <w:sz w:val="24"/>
            <w:szCs w:val="24"/>
          </w:rPr>
          <w:delText>fresh</w:delText>
        </w:r>
      </w:del>
      <w:r>
        <w:rPr>
          <w:rFonts w:ascii="Times New Roman" w:eastAsia="Times New Roman" w:hAnsi="Times New Roman" w:cs="Times New Roman"/>
          <w:sz w:val="24"/>
          <w:szCs w:val="24"/>
        </w:rPr>
        <w:t xml:space="preserve"> and processed for endophyte isolation within 48 hours. Up to </w:t>
      </w:r>
      <w:proofErr w:type="gramStart"/>
      <w:r>
        <w:rPr>
          <w:rFonts w:ascii="Times New Roman" w:eastAsia="Times New Roman" w:hAnsi="Times New Roman" w:cs="Times New Roman"/>
          <w:sz w:val="24"/>
          <w:szCs w:val="24"/>
        </w:rPr>
        <w:t>10</w:t>
      </w:r>
      <w:proofErr w:type="gramEnd"/>
      <w:r>
        <w:rPr>
          <w:rFonts w:ascii="Times New Roman" w:eastAsia="Times New Roman" w:hAnsi="Times New Roman" w:cs="Times New Roman"/>
          <w:sz w:val="24"/>
          <w:szCs w:val="24"/>
        </w:rPr>
        <w:t xml:space="preserve"> plant species and 10 lichen species were collected fresh in each site. Hosts </w:t>
      </w:r>
      <w:proofErr w:type="gramStart"/>
      <w:r>
        <w:rPr>
          <w:rFonts w:ascii="Times New Roman" w:eastAsia="Times New Roman" w:hAnsi="Times New Roman" w:cs="Times New Roman"/>
          <w:sz w:val="24"/>
          <w:szCs w:val="24"/>
        </w:rPr>
        <w:t>were identified</w:t>
      </w:r>
      <w:proofErr w:type="gramEnd"/>
      <w:r>
        <w:rPr>
          <w:rFonts w:ascii="Times New Roman" w:eastAsia="Times New Roman" w:hAnsi="Times New Roman" w:cs="Times New Roman"/>
          <w:sz w:val="24"/>
          <w:szCs w:val="24"/>
        </w:rPr>
        <w:t xml:space="preserve"> to species and recorded. Similar work </w:t>
      </w:r>
      <w:proofErr w:type="gramStart"/>
      <w:r>
        <w:rPr>
          <w:rFonts w:ascii="Times New Roman" w:eastAsia="Times New Roman" w:hAnsi="Times New Roman" w:cs="Times New Roman"/>
          <w:sz w:val="24"/>
          <w:szCs w:val="24"/>
        </w:rPr>
        <w:t>was completed</w:t>
      </w:r>
      <w:proofErr w:type="gramEnd"/>
      <w:r>
        <w:rPr>
          <w:rFonts w:ascii="Times New Roman" w:eastAsia="Times New Roman" w:hAnsi="Times New Roman" w:cs="Times New Roman"/>
          <w:sz w:val="24"/>
          <w:szCs w:val="24"/>
        </w:rPr>
        <w:t xml:space="preserve"> in 2018 in Chile and in 2005-2020 in Arizona, with details of sites and collections in Supplementary Table 2.2 and Supplementary Table 2.3, respectively.</w:t>
      </w:r>
    </w:p>
    <w:p w14:paraId="3BF94F04" w14:textId="77777777" w:rsidR="00F3510F" w:rsidRDefault="00F3510F">
      <w:pPr>
        <w:spacing w:line="480" w:lineRule="auto"/>
        <w:rPr>
          <w:rFonts w:ascii="Times New Roman" w:eastAsia="Times New Roman" w:hAnsi="Times New Roman" w:cs="Times New Roman"/>
          <w:sz w:val="24"/>
          <w:szCs w:val="24"/>
        </w:rPr>
      </w:pPr>
    </w:p>
    <w:p w14:paraId="6659113C"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Endophyte isolation</w:t>
      </w:r>
    </w:p>
    <w:p w14:paraId="01F72143"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Photosynthetic tissue samples were cut into approximately 1-2mm pieces and surface-sterilized via</w:t>
      </w:r>
      <w:r>
        <w:rPr>
          <w:rFonts w:ascii="Times New Roman" w:eastAsia="Times New Roman" w:hAnsi="Times New Roman" w:cs="Times New Roman"/>
          <w:sz w:val="24"/>
          <w:szCs w:val="24"/>
          <w:highlight w:val="white"/>
        </w:rPr>
        <w:t xml:space="preserve"> manual rinsing in tap water, 95% ETOH for 10s, 0.5%NaOCl for 2 minutes, and 70% ETOH for 2 minutes </w:t>
      </w:r>
      <w:hyperlink r:id="rId114">
        <w:r>
          <w:rPr>
            <w:rFonts w:ascii="Times New Roman" w:eastAsia="Times New Roman" w:hAnsi="Times New Roman" w:cs="Times New Roman"/>
            <w:sz w:val="24"/>
            <w:szCs w:val="24"/>
            <w:highlight w:val="white"/>
          </w:rPr>
          <w:t>(Massimo et al. 2015)</w:t>
        </w:r>
      </w:hyperlink>
      <w:r>
        <w:rPr>
          <w:rFonts w:ascii="Times New Roman" w:eastAsia="Times New Roman" w:hAnsi="Times New Roman" w:cs="Times New Roman"/>
          <w:sz w:val="24"/>
          <w:szCs w:val="24"/>
        </w:rPr>
        <w:t xml:space="preserve">. Individual tissue pieces </w:t>
      </w:r>
      <w:proofErr w:type="gramStart"/>
      <w:r>
        <w:rPr>
          <w:rFonts w:ascii="Times New Roman" w:eastAsia="Times New Roman" w:hAnsi="Times New Roman" w:cs="Times New Roman"/>
          <w:sz w:val="24"/>
          <w:szCs w:val="24"/>
        </w:rPr>
        <w:t>were placed</w:t>
      </w:r>
      <w:proofErr w:type="gramEnd"/>
      <w:r>
        <w:rPr>
          <w:rFonts w:ascii="Times New Roman" w:eastAsia="Times New Roman" w:hAnsi="Times New Roman" w:cs="Times New Roman"/>
          <w:sz w:val="24"/>
          <w:szCs w:val="24"/>
        </w:rPr>
        <w:t xml:space="preserve"> under sterile conditions into 1.5ul tubes containing autoclaved 2% malt extract agar, a standard medium that promotes growth by diverse fungi (Arnold &amp;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xml:space="preserve">, 2007, Massimo et al., 2015, U’Ren et al., 2019, Oita et al., 2021a). Tubes </w:t>
      </w:r>
      <w:proofErr w:type="gramStart"/>
      <w:r>
        <w:rPr>
          <w:rFonts w:ascii="Times New Roman" w:eastAsia="Times New Roman" w:hAnsi="Times New Roman" w:cs="Times New Roman"/>
          <w:sz w:val="24"/>
          <w:szCs w:val="24"/>
        </w:rPr>
        <w:t>were incubated</w:t>
      </w:r>
      <w:proofErr w:type="gramEnd"/>
      <w:r>
        <w:rPr>
          <w:rFonts w:ascii="Times New Roman" w:eastAsia="Times New Roman" w:hAnsi="Times New Roman" w:cs="Times New Roman"/>
          <w:sz w:val="24"/>
          <w:szCs w:val="24"/>
        </w:rPr>
        <w:t xml:space="preserve"> at room temperature (21.5°C) and endophytic fungi </w:t>
      </w:r>
      <w:r>
        <w:rPr>
          <w:rFonts w:ascii="Times New Roman" w:eastAsia="Times New Roman" w:hAnsi="Times New Roman" w:cs="Times New Roman"/>
          <w:sz w:val="24"/>
          <w:szCs w:val="24"/>
        </w:rPr>
        <w:lastRenderedPageBreak/>
        <w:t xml:space="preserve">emerged from tissue samples over the course of 2019-2022. Tubes with fungal growth </w:t>
      </w:r>
      <w:proofErr w:type="gramStart"/>
      <w:r>
        <w:rPr>
          <w:rFonts w:ascii="Times New Roman" w:eastAsia="Times New Roman" w:hAnsi="Times New Roman" w:cs="Times New Roman"/>
          <w:sz w:val="24"/>
          <w:szCs w:val="24"/>
        </w:rPr>
        <w:t>were enumerated</w:t>
      </w:r>
      <w:proofErr w:type="gramEnd"/>
      <w:r>
        <w:rPr>
          <w:rFonts w:ascii="Times New Roman" w:eastAsia="Times New Roman" w:hAnsi="Times New Roman" w:cs="Times New Roman"/>
          <w:sz w:val="24"/>
          <w:szCs w:val="24"/>
        </w:rPr>
        <w:t xml:space="preserve"> in 2022 and processed for Sanger sequencing as described below. All strains </w:t>
      </w:r>
      <w:proofErr w:type="gramStart"/>
      <w:r>
        <w:rPr>
          <w:rFonts w:ascii="Times New Roman" w:eastAsia="Times New Roman" w:hAnsi="Times New Roman" w:cs="Times New Roman"/>
          <w:sz w:val="24"/>
          <w:szCs w:val="24"/>
        </w:rPr>
        <w:t>are retained</w:t>
      </w:r>
      <w:proofErr w:type="gramEnd"/>
      <w:r>
        <w:rPr>
          <w:rFonts w:ascii="Times New Roman" w:eastAsia="Times New Roman" w:hAnsi="Times New Roman" w:cs="Times New Roman"/>
          <w:sz w:val="24"/>
          <w:szCs w:val="24"/>
        </w:rPr>
        <w:t xml:space="preserve"> at the University of Arizona as vouchers for future work. </w:t>
      </w:r>
    </w:p>
    <w:p w14:paraId="00C3C17D"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70E28A16" w14:textId="22D42063" w:rsidR="00F3510F" w:rsidRPr="00323311"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Molecular analysis</w:t>
      </w:r>
      <w:ins w:id="77" w:author="Marand, Mariam Hosseini - (mhmarand)" w:date="2023-12-13T00:30:00Z">
        <w:r w:rsidR="00323311">
          <w:rPr>
            <w:rFonts w:ascii="Times New Roman" w:eastAsia="Times New Roman" w:hAnsi="Times New Roman" w:cs="Times New Roman"/>
            <w:i/>
            <w:sz w:val="24"/>
            <w:szCs w:val="24"/>
          </w:rPr>
          <w:t xml:space="preserve"> </w:t>
        </w:r>
      </w:ins>
    </w:p>
    <w:p w14:paraId="3DD86F3D" w14:textId="4CD0BA9C"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genomic DNA </w:t>
      </w:r>
      <w:proofErr w:type="gramStart"/>
      <w:r>
        <w:rPr>
          <w:rFonts w:ascii="Times New Roman" w:eastAsia="Times New Roman" w:hAnsi="Times New Roman" w:cs="Times New Roman"/>
          <w:sz w:val="24"/>
          <w:szCs w:val="24"/>
        </w:rPr>
        <w:t>was extracted</w:t>
      </w:r>
      <w:proofErr w:type="gramEnd"/>
      <w:r>
        <w:rPr>
          <w:rFonts w:ascii="Times New Roman" w:eastAsia="Times New Roman" w:hAnsi="Times New Roman" w:cs="Times New Roman"/>
          <w:sz w:val="24"/>
          <w:szCs w:val="24"/>
        </w:rPr>
        <w:t xml:space="preserve"> from each fungal isolate with the </w:t>
      </w:r>
      <w:proofErr w:type="spellStart"/>
      <w:r>
        <w:rPr>
          <w:rFonts w:ascii="Times New Roman" w:eastAsia="Times New Roman" w:hAnsi="Times New Roman" w:cs="Times New Roman"/>
          <w:color w:val="131413"/>
          <w:sz w:val="24"/>
          <w:szCs w:val="24"/>
        </w:rPr>
        <w:t>RedExtract</w:t>
      </w:r>
      <w:proofErr w:type="spellEnd"/>
      <w:r>
        <w:rPr>
          <w:rFonts w:ascii="Times New Roman" w:eastAsia="Times New Roman" w:hAnsi="Times New Roman" w:cs="Times New Roman"/>
          <w:color w:val="131413"/>
          <w:sz w:val="24"/>
          <w:szCs w:val="24"/>
        </w:rPr>
        <w:t>-N-Amp plant PCR kit (Sigma-Aldrich, St. Louis, Missouri, USA) (Oita et al., 2021).</w:t>
      </w:r>
      <w:r>
        <w:rPr>
          <w:rFonts w:ascii="Times New Roman" w:eastAsia="Times New Roman" w:hAnsi="Times New Roman" w:cs="Times New Roman"/>
          <w:sz w:val="24"/>
          <w:szCs w:val="24"/>
        </w:rPr>
        <w:t xml:space="preserve"> We used the polymerase chain reaction (</w:t>
      </w:r>
      <w:r>
        <w:rPr>
          <w:rFonts w:ascii="Times New Roman" w:eastAsia="Times New Roman" w:hAnsi="Times New Roman" w:cs="Times New Roman"/>
          <w:sz w:val="24"/>
          <w:szCs w:val="24"/>
          <w:highlight w:val="white"/>
        </w:rPr>
        <w:t xml:space="preserve">PCR) to amplify the nuclear ribosomal internal transcribed spacer region (ITS) and 5.8S gene, with primers ITS1F and LR3 (see </w:t>
      </w:r>
      <w:hyperlink r:id="rId115">
        <w:r>
          <w:rPr>
            <w:rFonts w:ascii="Times New Roman" w:eastAsia="Times New Roman" w:hAnsi="Times New Roman" w:cs="Times New Roman"/>
            <w:sz w:val="24"/>
            <w:szCs w:val="24"/>
          </w:rPr>
          <w:t>Higgins et al., 2014)</w:t>
        </w:r>
      </w:hyperlink>
      <w:r>
        <w:rPr>
          <w:rFonts w:ascii="Times New Roman" w:eastAsia="Times New Roman" w:hAnsi="Times New Roman" w:cs="Times New Roman"/>
          <w:sz w:val="24"/>
          <w:szCs w:val="24"/>
          <w:highlight w:val="white"/>
        </w:rPr>
        <w:t xml:space="preserve">. PCR recipes and cycling parameters followed Higgins et al. (2014) and Oita et al. (2021a). Amplification of the target region (ca. 1000-1200 </w:t>
      </w:r>
      <w:proofErr w:type="spellStart"/>
      <w:r>
        <w:rPr>
          <w:rFonts w:ascii="Times New Roman" w:eastAsia="Times New Roman" w:hAnsi="Times New Roman" w:cs="Times New Roman"/>
          <w:sz w:val="24"/>
          <w:szCs w:val="24"/>
          <w:highlight w:val="white"/>
        </w:rPr>
        <w:t>basepairs</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was confirmed</w:t>
      </w:r>
      <w:proofErr w:type="gramEnd"/>
      <w:r>
        <w:rPr>
          <w:rFonts w:ascii="Times New Roman" w:eastAsia="Times New Roman" w:hAnsi="Times New Roman" w:cs="Times New Roman"/>
          <w:sz w:val="24"/>
          <w:szCs w:val="24"/>
          <w:highlight w:val="white"/>
        </w:rPr>
        <w:t xml:space="preserve"> via gel electrophoresis. If the first round of PCR was unsuccessful, we repeated PCR with ITS5 and ITS4 or ITS1W and ITS4, or conducted a nested PCR using ITS5 and ITS4 </w:t>
      </w:r>
      <w:hyperlink r:id="rId116">
        <w:r>
          <w:rPr>
            <w:rFonts w:ascii="Times New Roman" w:eastAsia="Times New Roman" w:hAnsi="Times New Roman" w:cs="Times New Roman"/>
            <w:sz w:val="24"/>
            <w:szCs w:val="24"/>
          </w:rPr>
          <w:t>(</w:t>
        </w:r>
      </w:hyperlink>
      <w:hyperlink r:id="rId117">
        <w:r>
          <w:rPr>
            <w:rFonts w:ascii="Times New Roman" w:eastAsia="Times New Roman" w:hAnsi="Times New Roman" w:cs="Times New Roman"/>
            <w:sz w:val="24"/>
            <w:szCs w:val="24"/>
          </w:rPr>
          <w:t xml:space="preserve">Francois,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2001</w:t>
        </w:r>
      </w:hyperlink>
      <w:hyperlink r:id="rId118">
        <w:r>
          <w:rPr>
            <w:rFonts w:ascii="Times New Roman" w:eastAsia="Times New Roman" w:hAnsi="Times New Roman" w:cs="Times New Roman"/>
            <w:sz w:val="24"/>
            <w:szCs w:val="24"/>
          </w:rPr>
          <w:t>)</w:t>
        </w:r>
      </w:hyperlink>
      <w:r>
        <w:rPr>
          <w:rFonts w:ascii="Times New Roman" w:eastAsia="Times New Roman" w:hAnsi="Times New Roman" w:cs="Times New Roman"/>
          <w:sz w:val="24"/>
          <w:szCs w:val="24"/>
          <w:highlight w:val="white"/>
        </w:rPr>
        <w:t>.</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rPr>
        <w:t xml:space="preserve">Samples that </w:t>
      </w:r>
      <w:proofErr w:type="gramStart"/>
      <w:r>
        <w:rPr>
          <w:rFonts w:ascii="Times New Roman" w:eastAsia="Times New Roman" w:hAnsi="Times New Roman" w:cs="Times New Roman"/>
          <w:sz w:val="24"/>
          <w:szCs w:val="24"/>
        </w:rPr>
        <w:t>were amplified</w:t>
      </w:r>
      <w:proofErr w:type="gramEnd"/>
      <w:r>
        <w:rPr>
          <w:rFonts w:ascii="Times New Roman" w:eastAsia="Times New Roman" w:hAnsi="Times New Roman" w:cs="Times New Roman"/>
          <w:sz w:val="24"/>
          <w:szCs w:val="24"/>
        </w:rPr>
        <w:t xml:space="preserve"> successfully were then cleaned using </w:t>
      </w:r>
      <w:proofErr w:type="spellStart"/>
      <w:r>
        <w:rPr>
          <w:rFonts w:ascii="Times New Roman" w:eastAsia="Times New Roman" w:hAnsi="Times New Roman" w:cs="Times New Roman"/>
          <w:sz w:val="24"/>
          <w:szCs w:val="24"/>
        </w:rPr>
        <w:t>ExoSAP</w:t>
      </w:r>
      <w:proofErr w:type="spellEnd"/>
      <w:r>
        <w:rPr>
          <w:rFonts w:ascii="Times New Roman" w:eastAsia="Times New Roman" w:hAnsi="Times New Roman" w:cs="Times New Roman"/>
          <w:sz w:val="24"/>
          <w:szCs w:val="24"/>
        </w:rPr>
        <w:t xml:space="preserve">-IT (Affymetrix, USA) per the manufacturer’s instructions, and sent to the University of Arizona Genetics Core for bidirectional sequencing with the same primer set on the Sanger platform. </w:t>
      </w:r>
    </w:p>
    <w:p w14:paraId="33304A8E" w14:textId="77777777" w:rsidR="00F3510F" w:rsidRDefault="00F3510F">
      <w:pPr>
        <w:spacing w:line="480" w:lineRule="auto"/>
        <w:rPr>
          <w:rFonts w:ascii="Times New Roman" w:eastAsia="Times New Roman" w:hAnsi="Times New Roman" w:cs="Times New Roman"/>
          <w:i/>
          <w:sz w:val="24"/>
          <w:szCs w:val="24"/>
        </w:rPr>
      </w:pPr>
    </w:p>
    <w:p w14:paraId="5EA909CB"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Sequences were assembled, trimmed and assigned per-nucleotide quality scores with </w:t>
      </w:r>
      <w:proofErr w:type="spellStart"/>
      <w:r>
        <w:rPr>
          <w:rFonts w:ascii="Times New Roman" w:eastAsia="Times New Roman" w:hAnsi="Times New Roman" w:cs="Times New Roman"/>
          <w:i/>
          <w:sz w:val="24"/>
          <w:szCs w:val="24"/>
        </w:rPr>
        <w:t>phred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i/>
          <w:sz w:val="24"/>
          <w:szCs w:val="24"/>
        </w:rPr>
        <w:t>phrap</w:t>
      </w:r>
      <w:proofErr w:type="spellEnd"/>
      <w:r>
        <w:rPr>
          <w:rFonts w:ascii="Times New Roman" w:eastAsia="Times New Roman" w:hAnsi="Times New Roman" w:cs="Times New Roman"/>
          <w:i/>
          <w:sz w:val="24"/>
          <w:szCs w:val="24"/>
        </w:rPr>
        <w:t>,</w:t>
      </w:r>
      <w:hyperlink r:id="rId119">
        <w:r>
          <w:rPr>
            <w:rFonts w:ascii="Times New Roman" w:eastAsia="Times New Roman" w:hAnsi="Times New Roman" w:cs="Times New Roman"/>
            <w:sz w:val="24"/>
            <w:szCs w:val="24"/>
          </w:rPr>
          <w:t>(Ewing &amp; Green, 1998)</w:t>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orchestrated by Mesquite (Maddison and Maddison, 2008). We manually checked the quality of each base call in </w:t>
      </w:r>
      <w:proofErr w:type="spellStart"/>
      <w:r>
        <w:rPr>
          <w:rFonts w:ascii="Times New Roman" w:eastAsia="Times New Roman" w:hAnsi="Times New Roman" w:cs="Times New Roman"/>
          <w:sz w:val="24"/>
          <w:szCs w:val="24"/>
        </w:rPr>
        <w:t>Sequencher</w:t>
      </w:r>
      <w:proofErr w:type="spellEnd"/>
      <w:r>
        <w:rPr>
          <w:rFonts w:ascii="Times New Roman" w:eastAsia="Times New Roman" w:hAnsi="Times New Roman" w:cs="Times New Roman"/>
          <w:sz w:val="24"/>
          <w:szCs w:val="24"/>
        </w:rPr>
        <w:t xml:space="preserve"> V5.1 (</w:t>
      </w:r>
      <w:proofErr w:type="spellStart"/>
      <w:r>
        <w:rPr>
          <w:rFonts w:ascii="Times New Roman" w:eastAsia="Times New Roman" w:hAnsi="Times New Roman" w:cs="Times New Roman"/>
          <w:sz w:val="24"/>
          <w:szCs w:val="24"/>
        </w:rPr>
        <w:t>Sequencher</w:t>
      </w:r>
      <w:proofErr w:type="spellEnd"/>
      <w:r>
        <w:rPr>
          <w:rFonts w:ascii="Times New Roman" w:eastAsia="Times New Roman" w:hAnsi="Times New Roman" w:cs="Times New Roman"/>
          <w:sz w:val="24"/>
          <w:szCs w:val="24"/>
        </w:rPr>
        <w:t xml:space="preserve">, 2012) and </w:t>
      </w:r>
      <w:proofErr w:type="gramStart"/>
      <w:r>
        <w:rPr>
          <w:rFonts w:ascii="Times New Roman" w:eastAsia="Times New Roman" w:hAnsi="Times New Roman" w:cs="Times New Roman"/>
          <w:sz w:val="24"/>
          <w:szCs w:val="24"/>
        </w:rPr>
        <w:t>edited</w:t>
      </w:r>
      <w:proofErr w:type="gramEnd"/>
      <w:r>
        <w:rPr>
          <w:rFonts w:ascii="Times New Roman" w:eastAsia="Times New Roman" w:hAnsi="Times New Roman" w:cs="Times New Roman"/>
          <w:sz w:val="24"/>
          <w:szCs w:val="24"/>
        </w:rPr>
        <w:t xml:space="preserve"> according to chromatograms when needed. After editing, the total southern Africa dataset contained 448 sequences (Supplementary Table 2.1). Sequences were obtained for 102 samples from Chile (Supplementary Table 2.2) from work completed by Shuzo Oita (unpublished) and </w:t>
      </w:r>
      <w:r>
        <w:rPr>
          <w:rFonts w:ascii="Times New Roman" w:eastAsia="Times New Roman" w:hAnsi="Times New Roman" w:cs="Times New Roman"/>
          <w:sz w:val="24"/>
          <w:szCs w:val="24"/>
        </w:rPr>
        <w:lastRenderedPageBreak/>
        <w:t>from 4278 samples from Arizona (Supplementary Table 2.3) from work completed by Yu-Ling Huang, Gavin Lehr, Nicolas Massimo, MM Nandi Devan, Dustin Sandberg, Nick Garber, and Elizabeth Bowman (Massimo et al., 2015, Sandberg et al., 2014, Lehr, 2018, Huang et al., 2018, Bowman and Arnold, 2018, Arnold et al., unpublished).</w:t>
      </w:r>
    </w:p>
    <w:p w14:paraId="15E99348" w14:textId="77777777" w:rsidR="00F3510F" w:rsidRDefault="00F3510F">
      <w:pPr>
        <w:spacing w:line="480" w:lineRule="auto"/>
        <w:rPr>
          <w:rFonts w:ascii="Times New Roman" w:eastAsia="Times New Roman" w:hAnsi="Times New Roman" w:cs="Times New Roman"/>
          <w:b/>
          <w:sz w:val="24"/>
          <w:szCs w:val="24"/>
        </w:rPr>
      </w:pPr>
    </w:p>
    <w:p w14:paraId="3CC3DF2A"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Edited sequences </w:t>
      </w:r>
      <w:proofErr w:type="gramStart"/>
      <w:r>
        <w:rPr>
          <w:rFonts w:ascii="Times New Roman" w:eastAsia="Times New Roman" w:hAnsi="Times New Roman" w:cs="Times New Roman"/>
          <w:sz w:val="24"/>
          <w:szCs w:val="24"/>
        </w:rPr>
        <w:t>were uploaded</w:t>
      </w:r>
      <w:proofErr w:type="gramEnd"/>
      <w:r>
        <w:rPr>
          <w:rFonts w:ascii="Times New Roman" w:eastAsia="Times New Roman" w:hAnsi="Times New Roman" w:cs="Times New Roman"/>
          <w:sz w:val="24"/>
          <w:szCs w:val="24"/>
        </w:rPr>
        <w:t xml:space="preserve"> to TBAS v2.0 (Carbone et. al., 2019)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assign operational taxonomic units by clustering sequences on the basis of 95% sequence similarity. (Supplementary Table 2.7). The samples from Africa </w:t>
      </w:r>
      <w:proofErr w:type="gramStart"/>
      <w:r>
        <w:rPr>
          <w:rFonts w:ascii="Times New Roman" w:eastAsia="Times New Roman" w:hAnsi="Times New Roman" w:cs="Times New Roman"/>
          <w:sz w:val="24"/>
          <w:szCs w:val="24"/>
        </w:rPr>
        <w:t>were analyzed</w:t>
      </w:r>
      <w:proofErr w:type="gramEnd"/>
      <w:r>
        <w:rPr>
          <w:rFonts w:ascii="Times New Roman" w:eastAsia="Times New Roman" w:hAnsi="Times New Roman" w:cs="Times New Roman"/>
          <w:sz w:val="24"/>
          <w:szCs w:val="24"/>
        </w:rPr>
        <w:t xml:space="preserve"> in one run, and the full data set including data from Chile and Arizona was analyzed in a second run.</w:t>
      </w:r>
    </w:p>
    <w:p w14:paraId="415515F7"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Representative sequences for each OTU </w:t>
      </w:r>
      <w:proofErr w:type="gramStart"/>
      <w:r>
        <w:rPr>
          <w:rFonts w:ascii="Times New Roman" w:eastAsia="Times New Roman" w:hAnsi="Times New Roman" w:cs="Times New Roman"/>
          <w:sz w:val="24"/>
          <w:szCs w:val="24"/>
        </w:rPr>
        <w:t>were placed</w:t>
      </w:r>
      <w:proofErr w:type="gramEnd"/>
      <w:r>
        <w:rPr>
          <w:rFonts w:ascii="Times New Roman" w:eastAsia="Times New Roman" w:hAnsi="Times New Roman" w:cs="Times New Roman"/>
          <w:sz w:val="24"/>
          <w:szCs w:val="24"/>
        </w:rPr>
        <w:t xml:space="preserve"> phylogenetically by TBAS (Carbone et. al., 2019). Placement was accomplished with maximum likelihood under the evolutionary placement algorithm with the pezizo_v2_</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reference set and default parameters (Carbone et al., 2019). </w:t>
      </w:r>
    </w:p>
    <w:p w14:paraId="7838780C" w14:textId="77777777" w:rsidR="00F3510F" w:rsidRDefault="00F3510F">
      <w:pPr>
        <w:spacing w:line="480" w:lineRule="auto"/>
        <w:rPr>
          <w:rFonts w:ascii="Times New Roman" w:eastAsia="Times New Roman" w:hAnsi="Times New Roman" w:cs="Times New Roman"/>
          <w:i/>
          <w:sz w:val="24"/>
          <w:szCs w:val="24"/>
        </w:rPr>
      </w:pPr>
    </w:p>
    <w:p w14:paraId="296263F7"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Statistical analyses</w:t>
      </w:r>
    </w:p>
    <w:p w14:paraId="3EA1BB18" w14:textId="18FB21A5"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Historical climatic data were downloaded from WorldClim2 database </w:t>
      </w:r>
      <w:hyperlink r:id="rId120">
        <w:r>
          <w:rPr>
            <w:rFonts w:ascii="Times New Roman" w:eastAsia="Times New Roman" w:hAnsi="Times New Roman" w:cs="Times New Roman"/>
            <w:sz w:val="24"/>
            <w:szCs w:val="24"/>
          </w:rPr>
          <w:t xml:space="preserve">(Fick &amp; </w:t>
        </w:r>
        <w:proofErr w:type="spellStart"/>
        <w:r>
          <w:rPr>
            <w:rFonts w:ascii="Times New Roman" w:eastAsia="Times New Roman" w:hAnsi="Times New Roman" w:cs="Times New Roman"/>
            <w:sz w:val="24"/>
            <w:szCs w:val="24"/>
          </w:rPr>
          <w:t>Hijmans</w:t>
        </w:r>
        <w:proofErr w:type="spellEnd"/>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xml:space="preserve"> for each sampling site and location. Data for mean annual temperature, mean annual precipitation, mean precipitation in the driest quarter, and mean precipitation in the wettest quarter </w:t>
      </w:r>
      <w:proofErr w:type="gramStart"/>
      <w:r>
        <w:rPr>
          <w:rFonts w:ascii="Times New Roman" w:eastAsia="Times New Roman" w:hAnsi="Times New Roman" w:cs="Times New Roman"/>
          <w:sz w:val="24"/>
          <w:szCs w:val="24"/>
        </w:rPr>
        <w:t>were extracted</w:t>
      </w:r>
      <w:proofErr w:type="gramEnd"/>
      <w:r>
        <w:rPr>
          <w:rFonts w:ascii="Times New Roman" w:eastAsia="Times New Roman" w:hAnsi="Times New Roman" w:cs="Times New Roman"/>
          <w:sz w:val="24"/>
          <w:szCs w:val="24"/>
        </w:rPr>
        <w:t xml:space="preserve"> from the database using RStudio (RStudio Team, 2020) and GPS coordinates as detailed in Supplementary table 2.6. The associations among co-varying climatic variables </w:t>
      </w:r>
      <w:proofErr w:type="gramStart"/>
      <w:r>
        <w:rPr>
          <w:rFonts w:ascii="Times New Roman" w:eastAsia="Times New Roman" w:hAnsi="Times New Roman" w:cs="Times New Roman"/>
          <w:sz w:val="24"/>
          <w:szCs w:val="24"/>
        </w:rPr>
        <w:t>were characterized</w:t>
      </w:r>
      <w:proofErr w:type="gramEnd"/>
      <w:r>
        <w:rPr>
          <w:rFonts w:ascii="Times New Roman" w:eastAsia="Times New Roman" w:hAnsi="Times New Roman" w:cs="Times New Roman"/>
          <w:sz w:val="24"/>
          <w:szCs w:val="24"/>
        </w:rPr>
        <w:t xml:space="preserve"> by a correlation matrix based on Pearson coefficients. Once correlations were confirmed a principal components analysis was</w:t>
      </w:r>
      <w:ins w:id="78" w:author="Marand, Mariam Hosseini - (mhmarand)" w:date="2023-12-12T21:36:00Z">
        <w:r w:rsidR="00501B93">
          <w:rPr>
            <w:rFonts w:ascii="Times New Roman" w:eastAsia="Times New Roman" w:hAnsi="Times New Roman" w:cs="Times New Roman"/>
            <w:sz w:val="24"/>
            <w:szCs w:val="24"/>
          </w:rPr>
          <w:t xml:space="preserve"> used</w:t>
        </w:r>
      </w:ins>
      <w:r>
        <w:rPr>
          <w:rFonts w:ascii="Times New Roman" w:eastAsia="Times New Roman" w:hAnsi="Times New Roman" w:cs="Times New Roman"/>
          <w:sz w:val="24"/>
          <w:szCs w:val="24"/>
        </w:rPr>
        <w:t xml:space="preserve"> to generate composite variables for climate, defined as the two axes (PC1, PC2) that together explained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climate variation among sites. </w:t>
      </w:r>
    </w:p>
    <w:p w14:paraId="5D9362AE" w14:textId="77777777" w:rsidR="00F3510F" w:rsidRDefault="00F3510F">
      <w:pPr>
        <w:spacing w:line="480" w:lineRule="auto"/>
        <w:rPr>
          <w:rFonts w:ascii="Times New Roman" w:eastAsia="Times New Roman" w:hAnsi="Times New Roman" w:cs="Times New Roman"/>
          <w:sz w:val="24"/>
          <w:szCs w:val="24"/>
        </w:rPr>
      </w:pPr>
    </w:p>
    <w:p w14:paraId="7A3D9AAE" w14:textId="77777777" w:rsidR="00F3510F" w:rsidRDefault="00F3510F">
      <w:pPr>
        <w:spacing w:line="480" w:lineRule="auto"/>
        <w:rPr>
          <w:rFonts w:ascii="Times New Roman" w:eastAsia="Times New Roman" w:hAnsi="Times New Roman" w:cs="Times New Roman"/>
          <w:sz w:val="24"/>
          <w:szCs w:val="24"/>
        </w:rPr>
      </w:pPr>
    </w:p>
    <w:p w14:paraId="2863ED83"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Species richness was estimated as the number of OTUs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sample. Richness values </w:t>
      </w:r>
      <w:proofErr w:type="gramStart"/>
      <w:r>
        <w:rPr>
          <w:rFonts w:ascii="Times New Roman" w:eastAsia="Times New Roman" w:hAnsi="Times New Roman" w:cs="Times New Roman"/>
          <w:sz w:val="24"/>
          <w:szCs w:val="24"/>
        </w:rPr>
        <w:t>were ln-transformed</w:t>
      </w:r>
      <w:proofErr w:type="gramEnd"/>
      <w:r>
        <w:rPr>
          <w:rFonts w:ascii="Times New Roman" w:eastAsia="Times New Roman" w:hAnsi="Times New Roman" w:cs="Times New Roman"/>
          <w:sz w:val="24"/>
          <w:szCs w:val="24"/>
        </w:rPr>
        <w:t xml:space="preserve"> to approximate normality prior to analysis as detailed in Supplementary Table 2.6. We used an analysis of variance (ANOVA) to evaluate variation in endophyte richness among sampling areas. We evaluated the relationship of ln-transformed richness to PCI and PC2 via multiple regression.</w:t>
      </w:r>
    </w:p>
    <w:p w14:paraId="1C9B8E70" w14:textId="77777777" w:rsidR="00F3510F" w:rsidRDefault="00F3510F">
      <w:pPr>
        <w:spacing w:line="480" w:lineRule="auto"/>
        <w:rPr>
          <w:rFonts w:ascii="Times New Roman" w:eastAsia="Times New Roman" w:hAnsi="Times New Roman" w:cs="Times New Roman"/>
          <w:i/>
          <w:sz w:val="24"/>
          <w:szCs w:val="24"/>
        </w:rPr>
      </w:pPr>
    </w:p>
    <w:p w14:paraId="16B41BFB"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Differences in community composition were generated evaluated via Bray-</w:t>
      </w:r>
      <w:proofErr w:type="gramStart"/>
      <w:r>
        <w:rPr>
          <w:rFonts w:ascii="Times New Roman" w:eastAsia="Times New Roman" w:hAnsi="Times New Roman" w:cs="Times New Roman"/>
          <w:sz w:val="24"/>
          <w:szCs w:val="24"/>
        </w:rPr>
        <w:t>Curtis</w:t>
      </w:r>
      <w:proofErr w:type="gramEnd"/>
      <w:r>
        <w:rPr>
          <w:rFonts w:ascii="Times New Roman" w:eastAsia="Times New Roman" w:hAnsi="Times New Roman" w:cs="Times New Roman"/>
          <w:sz w:val="24"/>
          <w:szCs w:val="24"/>
        </w:rPr>
        <w:t xml:space="preserve"> dissimilarity values, which were calculated in RStudio package </w:t>
      </w:r>
      <w:r w:rsidRPr="00501B93">
        <w:rPr>
          <w:rFonts w:ascii="Times New Roman" w:eastAsia="Times New Roman" w:hAnsi="Times New Roman" w:cs="Times New Roman"/>
          <w:i/>
          <w:iCs/>
          <w:sz w:val="24"/>
          <w:szCs w:val="24"/>
          <w:rPrChange w:id="79" w:author="Marand, Mariam Hosseini - (mhmarand)" w:date="2023-12-12T21:37:00Z">
            <w:rPr>
              <w:rFonts w:ascii="Times New Roman" w:eastAsia="Times New Roman" w:hAnsi="Times New Roman" w:cs="Times New Roman"/>
              <w:sz w:val="24"/>
              <w:szCs w:val="24"/>
            </w:rPr>
          </w:rPrChange>
        </w:rPr>
        <w:t>vegan</w:t>
      </w:r>
      <w:r>
        <w:rPr>
          <w:rFonts w:ascii="Times New Roman" w:eastAsia="Times New Roman" w:hAnsi="Times New Roman" w:cs="Times New Roman"/>
          <w:sz w:val="24"/>
          <w:szCs w:val="24"/>
        </w:rPr>
        <w:t xml:space="preserve"> (Jari et.al, 2022). Non-metric multidimensional scaling (NMDS) plots </w:t>
      </w:r>
      <w:proofErr w:type="gramStart"/>
      <w:r>
        <w:rPr>
          <w:rFonts w:ascii="Times New Roman" w:eastAsia="Times New Roman" w:hAnsi="Times New Roman" w:cs="Times New Roman"/>
          <w:sz w:val="24"/>
          <w:szCs w:val="24"/>
        </w:rPr>
        <w:t>were generated</w:t>
      </w:r>
      <w:proofErr w:type="gramEnd"/>
      <w:r>
        <w:rPr>
          <w:rFonts w:ascii="Times New Roman" w:eastAsia="Times New Roman" w:hAnsi="Times New Roman" w:cs="Times New Roman"/>
          <w:sz w:val="24"/>
          <w:szCs w:val="24"/>
        </w:rPr>
        <w:t xml:space="preserve"> to visualize community composition differences among study areas. Their significance </w:t>
      </w:r>
      <w:proofErr w:type="gramStart"/>
      <w:r>
        <w:rPr>
          <w:rFonts w:ascii="Times New Roman" w:eastAsia="Times New Roman" w:hAnsi="Times New Roman" w:cs="Times New Roman"/>
          <w:sz w:val="24"/>
          <w:szCs w:val="24"/>
        </w:rPr>
        <w:t>was analyzed</w:t>
      </w:r>
      <w:proofErr w:type="gramEnd"/>
      <w:r>
        <w:rPr>
          <w:rFonts w:ascii="Times New Roman" w:eastAsia="Times New Roman" w:hAnsi="Times New Roman" w:cs="Times New Roman"/>
          <w:sz w:val="24"/>
          <w:szCs w:val="24"/>
        </w:rPr>
        <w:t xml:space="preserve"> via permutational analysis of variance (PERMANOVA) with study region as a main effect.</w:t>
      </w:r>
    </w:p>
    <w:p w14:paraId="16A235FE" w14:textId="77777777" w:rsidR="00F3510F" w:rsidRDefault="00F3510F">
      <w:pPr>
        <w:spacing w:line="480" w:lineRule="auto"/>
        <w:rPr>
          <w:rFonts w:ascii="Times New Roman" w:eastAsia="Times New Roman" w:hAnsi="Times New Roman" w:cs="Times New Roman"/>
          <w:sz w:val="24"/>
          <w:szCs w:val="24"/>
        </w:rPr>
      </w:pPr>
    </w:p>
    <w:p w14:paraId="67FE0186"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Taxonomy </w:t>
      </w:r>
      <w:proofErr w:type="gramStart"/>
      <w:r>
        <w:rPr>
          <w:rFonts w:ascii="Times New Roman" w:eastAsia="Times New Roman" w:hAnsi="Times New Roman" w:cs="Times New Roman"/>
          <w:sz w:val="24"/>
          <w:szCs w:val="24"/>
        </w:rPr>
        <w:t>was assigned</w:t>
      </w:r>
      <w:proofErr w:type="gramEnd"/>
      <w:r>
        <w:rPr>
          <w:rFonts w:ascii="Times New Roman" w:eastAsia="Times New Roman" w:hAnsi="Times New Roman" w:cs="Times New Roman"/>
          <w:sz w:val="24"/>
          <w:szCs w:val="24"/>
        </w:rPr>
        <w:t xml:space="preserve"> based on placement in TBAS. Class-level identification in the Ascomycota </w:t>
      </w:r>
      <w:proofErr w:type="gramStart"/>
      <w:r>
        <w:rPr>
          <w:rFonts w:ascii="Times New Roman" w:eastAsia="Times New Roman" w:hAnsi="Times New Roman" w:cs="Times New Roman"/>
          <w:sz w:val="24"/>
          <w:szCs w:val="24"/>
        </w:rPr>
        <w:t>was compared</w:t>
      </w:r>
      <w:proofErr w:type="gramEnd"/>
      <w:r>
        <w:rPr>
          <w:rFonts w:ascii="Times New Roman" w:eastAsia="Times New Roman" w:hAnsi="Times New Roman" w:cs="Times New Roman"/>
          <w:sz w:val="24"/>
          <w:szCs w:val="24"/>
        </w:rPr>
        <w:t xml:space="preserve"> among study regions. Results we used </w:t>
      </w:r>
      <w:r>
        <w:rPr>
          <w:rFonts w:ascii="Times New Roman" w:eastAsia="Times New Roman" w:hAnsi="Times New Roman" w:cs="Times New Roman"/>
          <w:i/>
          <w:sz w:val="24"/>
          <w:szCs w:val="24"/>
        </w:rPr>
        <w:t>ggplot</w:t>
      </w:r>
      <w:proofErr w:type="gramStart"/>
      <w:r>
        <w:rPr>
          <w:rFonts w:ascii="Times New Roman" w:eastAsia="Times New Roman" w:hAnsi="Times New Roman" w:cs="Times New Roman"/>
          <w:i/>
          <w:sz w:val="24"/>
          <w:szCs w:val="24"/>
        </w:rPr>
        <w:t xml:space="preserve">2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Wickham, 2016)</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 visualize these data in RStudio (RStudio Team, 2020). </w:t>
      </w:r>
    </w:p>
    <w:p w14:paraId="168D70FC" w14:textId="77777777" w:rsidR="00F3510F" w:rsidRDefault="00F3510F">
      <w:pPr>
        <w:spacing w:line="480" w:lineRule="auto"/>
        <w:rPr>
          <w:rFonts w:ascii="Times New Roman" w:eastAsia="Times New Roman" w:hAnsi="Times New Roman" w:cs="Times New Roman"/>
          <w:b/>
          <w:sz w:val="24"/>
          <w:szCs w:val="24"/>
        </w:rPr>
      </w:pPr>
    </w:p>
    <w:p w14:paraId="4B343E53"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p>
    <w:p w14:paraId="2E47DAA2"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Endophytes cultured from plant and lichen samples from southern Africa represented diverse fungi (Figure 2.2). From 441 cultured samples across </w:t>
      </w:r>
      <w:proofErr w:type="gramStart"/>
      <w:r>
        <w:rPr>
          <w:rFonts w:ascii="Times New Roman" w:eastAsia="Times New Roman" w:hAnsi="Times New Roman" w:cs="Times New Roman"/>
          <w:sz w:val="24"/>
          <w:szCs w:val="24"/>
        </w:rPr>
        <w:t>6</w:t>
      </w:r>
      <w:proofErr w:type="gramEnd"/>
      <w:r>
        <w:rPr>
          <w:rFonts w:ascii="Times New Roman" w:eastAsia="Times New Roman" w:hAnsi="Times New Roman" w:cs="Times New Roman"/>
          <w:sz w:val="24"/>
          <w:szCs w:val="24"/>
        </w:rPr>
        <w:t xml:space="preserve"> collection sites 131 unique operational taxonomic units (OTUs) were obtained (Supplementary Table 2.4). Endophytes represented five classes, with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endophytes belonging to </w:t>
      </w:r>
      <w:proofErr w:type="spellStart"/>
      <w:r>
        <w:rPr>
          <w:rFonts w:ascii="Times New Roman" w:eastAsia="Times New Roman" w:hAnsi="Times New Roman" w:cs="Times New Roman"/>
          <w:sz w:val="24"/>
          <w:szCs w:val="24"/>
        </w:rPr>
        <w:t>Dothideomycetes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Sordariomycetes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lastRenderedPageBreak/>
        <w:t>Pezizomycetes</w:t>
      </w:r>
      <w:proofErr w:type="spellEnd"/>
      <w:r>
        <w:rPr>
          <w:rFonts w:ascii="Times New Roman" w:eastAsia="Times New Roman" w:hAnsi="Times New Roman" w:cs="Times New Roman"/>
          <w:sz w:val="24"/>
          <w:szCs w:val="24"/>
        </w:rPr>
        <w:t xml:space="preserve">. These results </w:t>
      </w:r>
      <w:proofErr w:type="gramStart"/>
      <w:r>
        <w:rPr>
          <w:rFonts w:ascii="Times New Roman" w:eastAsia="Times New Roman" w:hAnsi="Times New Roman" w:cs="Times New Roman"/>
          <w:sz w:val="24"/>
          <w:szCs w:val="24"/>
        </w:rPr>
        <w:t>were then compared</w:t>
      </w:r>
      <w:proofErr w:type="gramEnd"/>
      <w:r>
        <w:rPr>
          <w:rFonts w:ascii="Times New Roman" w:eastAsia="Times New Roman" w:hAnsi="Times New Roman" w:cs="Times New Roman"/>
          <w:sz w:val="24"/>
          <w:szCs w:val="24"/>
        </w:rPr>
        <w:t xml:space="preserve"> across all three regions for which 371 OTUs (Supplementary Table 2.5) were represented across nine classes of Ascomycota (Figure 2.2). </w:t>
      </w:r>
    </w:p>
    <w:p w14:paraId="159B4295"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observed a strong trend suggesting variation among the three sampling regions (ANOVA, F (2,34) = 2.828, P = 0.0731). Host type from which the endophytes were isolated did not have a significant impact on species richness at the large geographic scale of this study (F (3, 33) = 0.3423, P = 0 .7949), such that we did not consider it in further analyses. These results were consistent with previous studies such as that by </w:t>
      </w:r>
      <w:hyperlink r:id="rId121">
        <w:r>
          <w:rPr>
            <w:rFonts w:ascii="Times New Roman" w:eastAsia="Times New Roman" w:hAnsi="Times New Roman" w:cs="Times New Roman"/>
            <w:sz w:val="24"/>
            <w:szCs w:val="24"/>
          </w:rPr>
          <w:t>Giauque and Hawkes (2013</w:t>
        </w:r>
      </w:hyperlink>
      <w:r>
        <w:rPr>
          <w:rFonts w:ascii="Times New Roman" w:eastAsia="Times New Roman" w:hAnsi="Times New Roman" w:cs="Times New Roman"/>
          <w:sz w:val="24"/>
          <w:szCs w:val="24"/>
        </w:rPr>
        <w:t>), which showed using historical data on grass endophytes that precipitation was the most important predictor of endophytic communities and that there was no significant impact of host type.</w:t>
      </w:r>
    </w:p>
    <w:p w14:paraId="00561DC8" w14:textId="77777777" w:rsidR="00F3510F" w:rsidRDefault="00F3510F">
      <w:pPr>
        <w:spacing w:line="480" w:lineRule="auto"/>
        <w:rPr>
          <w:rFonts w:ascii="Times New Roman" w:eastAsia="Times New Roman" w:hAnsi="Times New Roman" w:cs="Times New Roman"/>
          <w:color w:val="0000FF"/>
          <w:sz w:val="24"/>
          <w:szCs w:val="24"/>
        </w:rPr>
      </w:pPr>
    </w:p>
    <w:p w14:paraId="02C1385C" w14:textId="75AF44B9"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ins w:id="80" w:author="Marand, Mariam Hosseini - (mhmarand)" w:date="2023-12-12T21:39:00Z">
        <w:r w:rsidR="00501B93">
          <w:rPr>
            <w:rFonts w:ascii="Times New Roman" w:eastAsia="Times New Roman" w:hAnsi="Times New Roman" w:cs="Times New Roman"/>
            <w:sz w:val="24"/>
            <w:szCs w:val="24"/>
          </w:rPr>
          <w:t xml:space="preserve">thereafter </w:t>
        </w:r>
      </w:ins>
      <w:r>
        <w:rPr>
          <w:rFonts w:ascii="Times New Roman" w:eastAsia="Times New Roman" w:hAnsi="Times New Roman" w:cs="Times New Roman"/>
          <w:sz w:val="24"/>
          <w:szCs w:val="24"/>
        </w:rPr>
        <w:t xml:space="preserve">examined the relevance of climate factors by first considering correlations among measures such as mean annual temperature, mean annual precipitation, and mean precipitation in the driest and wettest quarters (Figure 2.3). Strong correlations led us to generate composite variables that captured these four factors in two dimensions (PC1 and PC2 from a </w:t>
      </w:r>
      <w:proofErr w:type="gramStart"/>
      <w:r>
        <w:rPr>
          <w:rFonts w:ascii="Times New Roman" w:eastAsia="Times New Roman" w:hAnsi="Times New Roman" w:cs="Times New Roman"/>
          <w:sz w:val="24"/>
          <w:szCs w:val="24"/>
        </w:rPr>
        <w:t>principal components</w:t>
      </w:r>
      <w:proofErr w:type="gramEnd"/>
      <w:r>
        <w:rPr>
          <w:rFonts w:ascii="Times New Roman" w:eastAsia="Times New Roman" w:hAnsi="Times New Roman" w:cs="Times New Roman"/>
          <w:sz w:val="24"/>
          <w:szCs w:val="24"/>
        </w:rPr>
        <w:t xml:space="preserve"> analysis) (Figure 2.4). PC1 explained 66% of the variance in these measures of climate. Its positive values are associated with wetter climates, and its lower values are associated with drier climates. PC2 explained 18% of variation in these climate measures; its higher values </w:t>
      </w:r>
      <w:proofErr w:type="gramStart"/>
      <w:r>
        <w:rPr>
          <w:rFonts w:ascii="Times New Roman" w:eastAsia="Times New Roman" w:hAnsi="Times New Roman" w:cs="Times New Roman"/>
          <w:sz w:val="24"/>
          <w:szCs w:val="24"/>
        </w:rPr>
        <w:t>generally indicate</w:t>
      </w:r>
      <w:proofErr w:type="gramEnd"/>
      <w:r>
        <w:rPr>
          <w:rFonts w:ascii="Times New Roman" w:eastAsia="Times New Roman" w:hAnsi="Times New Roman" w:cs="Times New Roman"/>
          <w:sz w:val="24"/>
          <w:szCs w:val="24"/>
        </w:rPr>
        <w:t xml:space="preserve"> warmer climates, and lower values are associated with cooler climates. </w:t>
      </w:r>
    </w:p>
    <w:p w14:paraId="499BC577" w14:textId="77777777" w:rsidR="00F3510F" w:rsidRDefault="00F3510F">
      <w:pPr>
        <w:spacing w:line="480" w:lineRule="auto"/>
        <w:rPr>
          <w:rFonts w:ascii="Times New Roman" w:eastAsia="Times New Roman" w:hAnsi="Times New Roman" w:cs="Times New Roman"/>
          <w:sz w:val="24"/>
          <w:szCs w:val="24"/>
        </w:rPr>
      </w:pPr>
    </w:p>
    <w:p w14:paraId="77F3363D"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Species richness was strongly related to climate (whole model, multiple regression: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0.23, F (2,34) = 4.9946, P = 0.0125). Richness varied significantly and positively with PC1 (capturing precipitation) (F (1, 35) = 9.692, P = 0.0037), but not with PC2 (capturing temperature) (F (1,35) </w:t>
      </w:r>
      <w:r>
        <w:rPr>
          <w:rFonts w:ascii="Times New Roman" w:eastAsia="Times New Roman" w:hAnsi="Times New Roman" w:cs="Times New Roman"/>
          <w:sz w:val="24"/>
          <w:szCs w:val="24"/>
        </w:rPr>
        <w:lastRenderedPageBreak/>
        <w:t xml:space="preserve">= 0.297, P = 0.5892). Accordingly, we did not observe strong relationships between richness and mean annual temperature (F (1, 35) = </w:t>
      </w:r>
      <w:r>
        <w:rPr>
          <w:rFonts w:ascii="Times New Roman" w:eastAsia="Times New Roman" w:hAnsi="Times New Roman" w:cs="Times New Roman"/>
          <w:sz w:val="24"/>
          <w:szCs w:val="24"/>
          <w:highlight w:val="white"/>
        </w:rPr>
        <w:t>0.7717</w:t>
      </w:r>
      <w:r>
        <w:rPr>
          <w:rFonts w:ascii="Times New Roman" w:eastAsia="Times New Roman" w:hAnsi="Times New Roman" w:cs="Times New Roman"/>
          <w:sz w:val="24"/>
          <w:szCs w:val="24"/>
        </w:rPr>
        <w:t xml:space="preserve">, p= </w:t>
      </w:r>
      <w:r>
        <w:rPr>
          <w:rFonts w:ascii="Times New Roman" w:eastAsia="Times New Roman" w:hAnsi="Times New Roman" w:cs="Times New Roman"/>
          <w:sz w:val="24"/>
          <w:szCs w:val="24"/>
          <w:highlight w:val="white"/>
        </w:rPr>
        <w:t>0.3857</w:t>
      </w:r>
      <w:r>
        <w:rPr>
          <w:rFonts w:ascii="Times New Roman" w:eastAsia="Times New Roman" w:hAnsi="Times New Roman" w:cs="Times New Roman"/>
          <w:sz w:val="24"/>
          <w:szCs w:val="24"/>
        </w:rPr>
        <w:t>) or mean precipitation in the wettest quarter  (F(</w:t>
      </w:r>
      <w:r>
        <w:rPr>
          <w:rFonts w:ascii="Times New Roman" w:eastAsia="Times New Roman" w:hAnsi="Times New Roman" w:cs="Times New Roman"/>
          <w:sz w:val="24"/>
          <w:szCs w:val="24"/>
          <w:highlight w:val="white"/>
        </w:rPr>
        <w:t xml:space="preserve"> 1, 35</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highlight w:val="white"/>
        </w:rPr>
        <w:t>2.659</w:t>
      </w:r>
      <w:r>
        <w:rPr>
          <w:rFonts w:ascii="Times New Roman" w:eastAsia="Times New Roman" w:hAnsi="Times New Roman" w:cs="Times New Roman"/>
          <w:sz w:val="24"/>
          <w:szCs w:val="24"/>
        </w:rPr>
        <w:t xml:space="preserve">, p = </w:t>
      </w:r>
      <w:r>
        <w:rPr>
          <w:rFonts w:ascii="Times New Roman" w:eastAsia="Times New Roman" w:hAnsi="Times New Roman" w:cs="Times New Roman"/>
          <w:sz w:val="24"/>
          <w:szCs w:val="24"/>
          <w:highlight w:val="white"/>
        </w:rPr>
        <w:t>0.1119</w:t>
      </w:r>
      <w:r>
        <w:rPr>
          <w:rFonts w:ascii="Times New Roman" w:eastAsia="Times New Roman" w:hAnsi="Times New Roman" w:cs="Times New Roman"/>
          <w:sz w:val="24"/>
          <w:szCs w:val="24"/>
        </w:rPr>
        <w:t>), but mean annual precipitation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0.33, F (1, 35) = </w:t>
      </w:r>
      <w:r>
        <w:rPr>
          <w:rFonts w:ascii="Times New Roman" w:eastAsia="Times New Roman" w:hAnsi="Times New Roman" w:cs="Times New Roman"/>
          <w:sz w:val="24"/>
          <w:szCs w:val="24"/>
          <w:highlight w:val="white"/>
        </w:rPr>
        <w:t>11.78</w:t>
      </w:r>
      <w:r>
        <w:rPr>
          <w:rFonts w:ascii="Times New Roman" w:eastAsia="Times New Roman" w:hAnsi="Times New Roman" w:cs="Times New Roman"/>
          <w:sz w:val="24"/>
          <w:szCs w:val="24"/>
        </w:rPr>
        <w:t xml:space="preserve">, P = </w:t>
      </w:r>
      <w:r>
        <w:rPr>
          <w:rFonts w:ascii="Times New Roman" w:eastAsia="Times New Roman" w:hAnsi="Times New Roman" w:cs="Times New Roman"/>
          <w:sz w:val="24"/>
          <w:szCs w:val="24"/>
          <w:highlight w:val="white"/>
        </w:rPr>
        <w:t>0.0016)</w:t>
      </w:r>
      <w:r>
        <w:rPr>
          <w:rFonts w:ascii="Times New Roman" w:eastAsia="Times New Roman" w:hAnsi="Times New Roman" w:cs="Times New Roman"/>
          <w:sz w:val="24"/>
          <w:szCs w:val="24"/>
        </w:rPr>
        <w:t>, and mean precipitation in the driest quarter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0.25, F (1, 35) = </w:t>
      </w:r>
      <w:r>
        <w:rPr>
          <w:rFonts w:ascii="Times New Roman" w:eastAsia="Times New Roman" w:hAnsi="Times New Roman" w:cs="Times New Roman"/>
          <w:sz w:val="24"/>
          <w:szCs w:val="24"/>
          <w:highlight w:val="white"/>
        </w:rPr>
        <w:t>17.01</w:t>
      </w:r>
      <w:r>
        <w:rPr>
          <w:rFonts w:ascii="Times New Roman" w:eastAsia="Times New Roman" w:hAnsi="Times New Roman" w:cs="Times New Roman"/>
          <w:sz w:val="24"/>
          <w:szCs w:val="24"/>
        </w:rPr>
        <w:t xml:space="preserve">, P = </w:t>
      </w:r>
      <w:r>
        <w:rPr>
          <w:rFonts w:ascii="Times New Roman" w:eastAsia="Times New Roman" w:hAnsi="Times New Roman" w:cs="Times New Roman"/>
          <w:sz w:val="24"/>
          <w:szCs w:val="24"/>
          <w:highlight w:val="white"/>
        </w:rPr>
        <w:t>0.0002</w:t>
      </w:r>
      <w:r>
        <w:rPr>
          <w:rFonts w:ascii="Times New Roman" w:eastAsia="Times New Roman" w:hAnsi="Times New Roman" w:cs="Times New Roman"/>
          <w:sz w:val="24"/>
          <w:szCs w:val="24"/>
        </w:rPr>
        <w:t xml:space="preserve">) were significant. Strong relationships have been observed previously between factors such as precipitation and seasonality and endophyte richness (e.g., Oita et al., 2021b; see also Arnold 2022, Arnold &amp; Herre 2003, </w:t>
      </w:r>
      <w:hyperlink r:id="rId122">
        <w:r>
          <w:rPr>
            <w:rFonts w:ascii="Times New Roman" w:eastAsia="Times New Roman" w:hAnsi="Times New Roman" w:cs="Times New Roman"/>
            <w:sz w:val="24"/>
            <w:szCs w:val="24"/>
          </w:rPr>
          <w:t>Giauque &amp; Hawkes 2013</w:t>
        </w:r>
      </w:hyperlink>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Generally, higher</w:t>
      </w:r>
      <w:proofErr w:type="gramEnd"/>
      <w:r>
        <w:rPr>
          <w:rFonts w:ascii="Times New Roman" w:eastAsia="Times New Roman" w:hAnsi="Times New Roman" w:cs="Times New Roman"/>
          <w:sz w:val="24"/>
          <w:szCs w:val="24"/>
        </w:rPr>
        <w:t xml:space="preserve"> rainfall and associated humidity may open stomata, promote more active spore germination, and support more fungi in the environment, important during the horizontal transmission phase for endophytes of plants and lichens.</w:t>
      </w:r>
    </w:p>
    <w:p w14:paraId="4874C223" w14:textId="77777777" w:rsidR="00F3510F" w:rsidRDefault="00F3510F">
      <w:pPr>
        <w:spacing w:line="480" w:lineRule="auto"/>
        <w:rPr>
          <w:rFonts w:ascii="Times New Roman" w:eastAsia="Times New Roman" w:hAnsi="Times New Roman" w:cs="Times New Roman"/>
          <w:sz w:val="24"/>
          <w:szCs w:val="24"/>
        </w:rPr>
      </w:pPr>
    </w:p>
    <w:p w14:paraId="42489BD8" w14:textId="77777777" w:rsidR="00F3510F"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Community composition</w:t>
      </w:r>
    </w:p>
    <w:p w14:paraId="768F933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Endophyte communities significantly differed in their composition across arid regions on three continents (Figure 2.5) (PERMANOVA, F = 2.3187, P = 0.0004, stress= 0.18). Such differences among distant locations align with previous studies (see Arnold &amp;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xml:space="preserve">, 2007, U’Ren et al., 2012, U’Ren et al., 2019) and </w:t>
      </w:r>
      <w:proofErr w:type="gramStart"/>
      <w:r>
        <w:rPr>
          <w:rFonts w:ascii="Times New Roman" w:eastAsia="Times New Roman" w:hAnsi="Times New Roman" w:cs="Times New Roman"/>
          <w:sz w:val="24"/>
          <w:szCs w:val="24"/>
        </w:rPr>
        <w:t>are here shown</w:t>
      </w:r>
      <w:proofErr w:type="gramEnd"/>
      <w:r>
        <w:rPr>
          <w:rFonts w:ascii="Times New Roman" w:eastAsia="Times New Roman" w:hAnsi="Times New Roman" w:cs="Times New Roman"/>
          <w:sz w:val="24"/>
          <w:szCs w:val="24"/>
        </w:rPr>
        <w:t xml:space="preserve"> for arid lands for the first time. Given that endophyte diversity is generally lower in drylands than in wetter locations (Arnold et al. 2009), this study confirms that they do not represent a few species that have survived in widespread arid regions around the world, but distinctive species assemblages that likely reflect the biogeographic history and local diversification of fungi in each region (see U’Ren et al., 2019). This aligns with the long history of geographic separation of arid lands on the three continents considered here.</w:t>
      </w:r>
    </w:p>
    <w:p w14:paraId="7D0FBECE" w14:textId="77777777" w:rsidR="00F3510F" w:rsidRDefault="00F3510F">
      <w:pPr>
        <w:spacing w:line="480" w:lineRule="auto"/>
        <w:rPr>
          <w:rFonts w:ascii="Times New Roman" w:eastAsia="Times New Roman" w:hAnsi="Times New Roman" w:cs="Times New Roman"/>
          <w:i/>
          <w:sz w:val="24"/>
          <w:szCs w:val="24"/>
        </w:rPr>
      </w:pPr>
    </w:p>
    <w:p w14:paraId="6017E197" w14:textId="6AA7DC0C"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Given that</w:t>
      </w:r>
      <w:ins w:id="81" w:author="Marand, Mariam Hosseini - (mhmarand)" w:date="2023-12-12T22:34:00Z">
        <w:r w:rsidR="006B589A">
          <w:rPr>
            <w:rFonts w:ascii="Times New Roman" w:eastAsia="Times New Roman" w:hAnsi="Times New Roman" w:cs="Times New Roman"/>
            <w:sz w:val="24"/>
            <w:szCs w:val="24"/>
          </w:rPr>
          <w:t xml:space="preserve"> there is a</w:t>
        </w:r>
      </w:ins>
      <w:r>
        <w:rPr>
          <w:rFonts w:ascii="Times New Roman" w:eastAsia="Times New Roman" w:hAnsi="Times New Roman" w:cs="Times New Roman"/>
          <w:sz w:val="24"/>
          <w:szCs w:val="24"/>
        </w:rPr>
        <w:t xml:space="preserve"> long history of separation among regions, and the presence of different host species in each region, it is plausible that different major lineages (classes) of fungi would </w:t>
      </w:r>
      <w:proofErr w:type="gramStart"/>
      <w:r>
        <w:rPr>
          <w:rFonts w:ascii="Times New Roman" w:eastAsia="Times New Roman" w:hAnsi="Times New Roman" w:cs="Times New Roman"/>
          <w:sz w:val="24"/>
          <w:szCs w:val="24"/>
        </w:rPr>
        <w:t>be found</w:t>
      </w:r>
      <w:proofErr w:type="gramEnd"/>
      <w:r>
        <w:rPr>
          <w:rFonts w:ascii="Times New Roman" w:eastAsia="Times New Roman" w:hAnsi="Times New Roman" w:cs="Times New Roman"/>
          <w:sz w:val="24"/>
          <w:szCs w:val="24"/>
        </w:rPr>
        <w:t xml:space="preserve"> in each arid region considered here. However, we found no meaningful differences in the relative abundance of fungal classes among our study regions (Figure 2.6). Overall locations contained a similar proportion of </w:t>
      </w:r>
      <w:proofErr w:type="spellStart"/>
      <w:r>
        <w:rPr>
          <w:rFonts w:ascii="Times New Roman" w:eastAsia="Times New Roman" w:hAnsi="Times New Roman" w:cs="Times New Roman"/>
          <w:sz w:val="24"/>
          <w:szCs w:val="24"/>
        </w:rPr>
        <w:t>Dothideomycetes</w:t>
      </w:r>
      <w:proofErr w:type="spellEnd"/>
      <w:r>
        <w:rPr>
          <w:rFonts w:ascii="Times New Roman" w:eastAsia="Times New Roman" w:hAnsi="Times New Roman" w:cs="Times New Roman"/>
          <w:sz w:val="24"/>
          <w:szCs w:val="24"/>
        </w:rPr>
        <w:t xml:space="preserve">, which was the dominant class across all regions studied here. </w:t>
      </w:r>
      <w:proofErr w:type="spellStart"/>
      <w:r>
        <w:rPr>
          <w:rFonts w:ascii="Times New Roman" w:eastAsia="Times New Roman" w:hAnsi="Times New Roman" w:cs="Times New Roman"/>
          <w:sz w:val="24"/>
          <w:szCs w:val="24"/>
        </w:rPr>
        <w:t>Dothideomycetes</w:t>
      </w:r>
      <w:proofErr w:type="spellEnd"/>
      <w:r>
        <w:rPr>
          <w:rFonts w:ascii="Times New Roman" w:eastAsia="Times New Roman" w:hAnsi="Times New Roman" w:cs="Times New Roman"/>
          <w:sz w:val="24"/>
          <w:szCs w:val="24"/>
        </w:rPr>
        <w:t xml:space="preserve"> often </w:t>
      </w:r>
      <w:proofErr w:type="gramStart"/>
      <w:r>
        <w:rPr>
          <w:rFonts w:ascii="Times New Roman" w:eastAsia="Times New Roman" w:hAnsi="Times New Roman" w:cs="Times New Roman"/>
          <w:sz w:val="24"/>
          <w:szCs w:val="24"/>
        </w:rPr>
        <w:t>are detected</w:t>
      </w:r>
      <w:proofErr w:type="gramEnd"/>
      <w:r>
        <w:rPr>
          <w:rFonts w:ascii="Times New Roman" w:eastAsia="Times New Roman" w:hAnsi="Times New Roman" w:cs="Times New Roman"/>
          <w:sz w:val="24"/>
          <w:szCs w:val="24"/>
        </w:rPr>
        <w:t xml:space="preserve"> as endophytes of desert plants (e.g., Massimo et al., 2015; Sandberg et al., 2022), where their often-melanized structures are thought to provide protection from solar radiation and desiccation. </w:t>
      </w:r>
      <w:proofErr w:type="spellStart"/>
      <w:r>
        <w:rPr>
          <w:rFonts w:ascii="Times New Roman" w:eastAsia="Times New Roman" w:hAnsi="Times New Roman" w:cs="Times New Roman"/>
          <w:sz w:val="24"/>
          <w:szCs w:val="24"/>
        </w:rPr>
        <w:t>Sordariomycetes</w:t>
      </w:r>
      <w:proofErr w:type="spellEnd"/>
      <w:r>
        <w:rPr>
          <w:rFonts w:ascii="Times New Roman" w:eastAsia="Times New Roman" w:hAnsi="Times New Roman" w:cs="Times New Roman"/>
          <w:sz w:val="24"/>
          <w:szCs w:val="24"/>
        </w:rPr>
        <w:t xml:space="preserve"> were the next most common class, found in a high abundance and in similar proportions across all regions. The remaining classes </w:t>
      </w:r>
      <w:proofErr w:type="gramStart"/>
      <w:r>
        <w:rPr>
          <w:rFonts w:ascii="Times New Roman" w:eastAsia="Times New Roman" w:hAnsi="Times New Roman" w:cs="Times New Roman"/>
          <w:sz w:val="24"/>
          <w:szCs w:val="24"/>
        </w:rPr>
        <w:t>were found</w:t>
      </w:r>
      <w:proofErr w:type="gramEnd"/>
      <w:r>
        <w:rPr>
          <w:rFonts w:ascii="Times New Roman" w:eastAsia="Times New Roman" w:hAnsi="Times New Roman" w:cs="Times New Roman"/>
          <w:sz w:val="24"/>
          <w:szCs w:val="24"/>
        </w:rPr>
        <w:t xml:space="preserve"> at more variable abundances, including a relative prevalence of </w:t>
      </w:r>
      <w:proofErr w:type="spellStart"/>
      <w:r>
        <w:rPr>
          <w:rFonts w:ascii="Times New Roman" w:eastAsia="Times New Roman" w:hAnsi="Times New Roman" w:cs="Times New Roman"/>
          <w:sz w:val="24"/>
          <w:szCs w:val="24"/>
        </w:rPr>
        <w:t>Pezizomycetes</w:t>
      </w:r>
      <w:proofErr w:type="spellEnd"/>
      <w:r>
        <w:rPr>
          <w:rFonts w:ascii="Times New Roman" w:eastAsia="Times New Roman" w:hAnsi="Times New Roman" w:cs="Times New Roman"/>
          <w:sz w:val="24"/>
          <w:szCs w:val="24"/>
        </w:rPr>
        <w:t xml:space="preserve"> in Chile and southern Africa, and a relative prevalence of </w:t>
      </w:r>
      <w:proofErr w:type="spellStart"/>
      <w:r>
        <w:rPr>
          <w:rFonts w:ascii="Times New Roman" w:eastAsia="Times New Roman" w:hAnsi="Times New Roman" w:cs="Times New Roman"/>
          <w:sz w:val="24"/>
          <w:szCs w:val="24"/>
        </w:rPr>
        <w:t>Leotiomcyetes</w:t>
      </w:r>
      <w:proofErr w:type="spellEnd"/>
      <w:r>
        <w:rPr>
          <w:rFonts w:ascii="Times New Roman" w:eastAsia="Times New Roman" w:hAnsi="Times New Roman" w:cs="Times New Roman"/>
          <w:sz w:val="24"/>
          <w:szCs w:val="24"/>
        </w:rPr>
        <w:t xml:space="preserve"> in Arizona. The prevalence of </w:t>
      </w:r>
      <w:proofErr w:type="spellStart"/>
      <w:r>
        <w:rPr>
          <w:rFonts w:ascii="Times New Roman" w:eastAsia="Times New Roman" w:hAnsi="Times New Roman" w:cs="Times New Roman"/>
          <w:sz w:val="24"/>
          <w:szCs w:val="24"/>
        </w:rPr>
        <w:t>Pezizomycetes</w:t>
      </w:r>
      <w:proofErr w:type="spellEnd"/>
      <w:r>
        <w:rPr>
          <w:rFonts w:ascii="Times New Roman" w:eastAsia="Times New Roman" w:hAnsi="Times New Roman" w:cs="Times New Roman"/>
          <w:sz w:val="24"/>
          <w:szCs w:val="24"/>
        </w:rPr>
        <w:t xml:space="preserve"> in the global south is compelling given recent studies on that group (Healey et al. 2022), whereas the abundance of </w:t>
      </w:r>
      <w:proofErr w:type="spellStart"/>
      <w:r>
        <w:rPr>
          <w:rFonts w:ascii="Times New Roman" w:eastAsia="Times New Roman" w:hAnsi="Times New Roman" w:cs="Times New Roman"/>
          <w:sz w:val="24"/>
          <w:szCs w:val="24"/>
        </w:rPr>
        <w:t>Leotiomycetes</w:t>
      </w:r>
      <w:proofErr w:type="spellEnd"/>
      <w:r>
        <w:rPr>
          <w:rFonts w:ascii="Times New Roman" w:eastAsia="Times New Roman" w:hAnsi="Times New Roman" w:cs="Times New Roman"/>
          <w:sz w:val="24"/>
          <w:szCs w:val="24"/>
        </w:rPr>
        <w:t xml:space="preserve"> in Arizona may reflect our inclusion of montane dryland systems in local sampling (see results of Huang et al., 2018, Bowman and Arnold, 2021). Thus, overall, differences in endophyte assemblages among arid regions reflects differences in species composition of endophytes, rather than deep phylogenetic differences, in alignment with global observations of the particular prevalence of </w:t>
      </w:r>
      <w:proofErr w:type="spellStart"/>
      <w:r>
        <w:rPr>
          <w:rFonts w:ascii="Times New Roman" w:eastAsia="Times New Roman" w:hAnsi="Times New Roman" w:cs="Times New Roman"/>
          <w:sz w:val="24"/>
          <w:szCs w:val="24"/>
        </w:rPr>
        <w:t>Dothideomycetes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Sordariomycetes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Pezizomycetes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Leotiomycetes</w:t>
      </w:r>
      <w:proofErr w:type="spellEnd"/>
      <w:r>
        <w:rPr>
          <w:rFonts w:ascii="Times New Roman" w:eastAsia="Times New Roman" w:hAnsi="Times New Roman" w:cs="Times New Roman"/>
          <w:sz w:val="24"/>
          <w:szCs w:val="24"/>
        </w:rPr>
        <w:t xml:space="preserve"> as four of the five most common classes of endophytes worldwide (Arnold, 2007, Arnold et al., 2009, U’Ren et al. 2019, Oita et al. 2021a, 2021b). </w:t>
      </w:r>
    </w:p>
    <w:p w14:paraId="0F364855" w14:textId="77777777" w:rsidR="00F3510F" w:rsidRDefault="00F3510F">
      <w:pPr>
        <w:spacing w:line="480" w:lineRule="auto"/>
        <w:rPr>
          <w:rFonts w:ascii="Times New Roman" w:eastAsia="Times New Roman" w:hAnsi="Times New Roman" w:cs="Times New Roman"/>
          <w:b/>
          <w:color w:val="0000FF"/>
          <w:sz w:val="24"/>
          <w:szCs w:val="24"/>
        </w:rPr>
      </w:pPr>
    </w:p>
    <w:p w14:paraId="30819CA0" w14:textId="77777777" w:rsidR="00F3510F"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Overall</w:t>
      </w:r>
      <w:proofErr w:type="gramEnd"/>
      <w:r>
        <w:rPr>
          <w:rFonts w:ascii="Times New Roman" w:eastAsia="Times New Roman" w:hAnsi="Times New Roman" w:cs="Times New Roman"/>
          <w:sz w:val="24"/>
          <w:szCs w:val="24"/>
        </w:rPr>
        <w:t xml:space="preserve"> this study highlights the richness and distinctiveness of fungal endophytes in arid environments on three continents. We show that precipitation, rather than temperature, is </w:t>
      </w:r>
      <w:r>
        <w:rPr>
          <w:rFonts w:ascii="Times New Roman" w:eastAsia="Times New Roman" w:hAnsi="Times New Roman" w:cs="Times New Roman"/>
          <w:sz w:val="24"/>
          <w:szCs w:val="24"/>
        </w:rPr>
        <w:lastRenderedPageBreak/>
        <w:t xml:space="preserve">strongly associated with their richness. Communities of endophytes in these regions appear to be </w:t>
      </w:r>
      <w:proofErr w:type="gramStart"/>
      <w:r>
        <w:rPr>
          <w:rFonts w:ascii="Times New Roman" w:eastAsia="Times New Roman" w:hAnsi="Times New Roman" w:cs="Times New Roman"/>
          <w:sz w:val="24"/>
          <w:szCs w:val="24"/>
        </w:rPr>
        <w:t>relatively thermotolerant</w:t>
      </w:r>
      <w:proofErr w:type="gramEnd"/>
      <w:r>
        <w:rPr>
          <w:rFonts w:ascii="Times New Roman" w:eastAsia="Times New Roman" w:hAnsi="Times New Roman" w:cs="Times New Roman"/>
          <w:sz w:val="24"/>
          <w:szCs w:val="24"/>
        </w:rPr>
        <w:t xml:space="preserve">, but they may be less resistant to changes in precipitation due to climate change. The importance of both total precipitation (mean annual precipitation) and seasonal drought (mean precipitation in the driest quarter) suggests that increased aridification, especially through increases in seasonal drought, may be particularly important in defining the future of dryland endophytic symbionts in a changing world. </w:t>
      </w:r>
    </w:p>
    <w:p w14:paraId="7762855B" w14:textId="77777777" w:rsidR="00F3510F" w:rsidRDefault="00F3510F">
      <w:pPr>
        <w:spacing w:line="480" w:lineRule="auto"/>
        <w:rPr>
          <w:rFonts w:ascii="Times New Roman" w:eastAsia="Times New Roman" w:hAnsi="Times New Roman" w:cs="Times New Roman"/>
          <w:sz w:val="24"/>
          <w:szCs w:val="24"/>
        </w:rPr>
      </w:pPr>
    </w:p>
    <w:p w14:paraId="19A2EF18"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Findings of this study are </w:t>
      </w:r>
      <w:proofErr w:type="gramStart"/>
      <w:r>
        <w:rPr>
          <w:rFonts w:ascii="Times New Roman" w:eastAsia="Times New Roman" w:hAnsi="Times New Roman" w:cs="Times New Roman"/>
          <w:sz w:val="24"/>
          <w:szCs w:val="24"/>
        </w:rPr>
        <w:t>preliminary,</w:t>
      </w:r>
      <w:proofErr w:type="gramEnd"/>
      <w:r>
        <w:rPr>
          <w:rFonts w:ascii="Times New Roman" w:eastAsia="Times New Roman" w:hAnsi="Times New Roman" w:cs="Times New Roman"/>
          <w:sz w:val="24"/>
          <w:szCs w:val="24"/>
        </w:rPr>
        <w:t xml:space="preserve"> in that they do not include endophytes from more mesic areas in each study zone. Our study also is based upon culturable endophytes, which </w:t>
      </w:r>
      <w:proofErr w:type="gramStart"/>
      <w:r>
        <w:rPr>
          <w:rFonts w:ascii="Times New Roman" w:eastAsia="Times New Roman" w:hAnsi="Times New Roman" w:cs="Times New Roman"/>
          <w:sz w:val="24"/>
          <w:szCs w:val="24"/>
        </w:rPr>
        <w:t>likely represent</w:t>
      </w:r>
      <w:proofErr w:type="gramEnd"/>
      <w:r>
        <w:rPr>
          <w:rFonts w:ascii="Times New Roman" w:eastAsia="Times New Roman" w:hAnsi="Times New Roman" w:cs="Times New Roman"/>
          <w:sz w:val="24"/>
          <w:szCs w:val="24"/>
        </w:rPr>
        <w:t xml:space="preserve"> only a subset of the total diversity of endophytes present in each site (see U’Ren et al., 2019, Oita et al., 2021, Gautam et al., 2022). Pairing these findings with a culture-free sequencing approach such as the Illumina platform could complement our findings. We note that the relatively low isolation frequency in arid lands may also argue for a metabarcoding approach, as processing large numbers of tissue samples that yield cultivable endophytes infrequently is </w:t>
      </w:r>
      <w:proofErr w:type="gramStart"/>
      <w:r>
        <w:rPr>
          <w:rFonts w:ascii="Times New Roman" w:eastAsia="Times New Roman" w:hAnsi="Times New Roman" w:cs="Times New Roman"/>
          <w:sz w:val="24"/>
          <w:szCs w:val="24"/>
        </w:rPr>
        <w:t>time-intensive</w:t>
      </w:r>
      <w:proofErr w:type="gramEnd"/>
      <w:r>
        <w:rPr>
          <w:rFonts w:ascii="Times New Roman" w:eastAsia="Times New Roman" w:hAnsi="Times New Roman" w:cs="Times New Roman"/>
          <w:sz w:val="24"/>
          <w:szCs w:val="24"/>
        </w:rPr>
        <w:t xml:space="preserve">. However, even if culturing does not capture the same species richness as Illumina-based metabarcoding, major ecological trends often </w:t>
      </w:r>
      <w:proofErr w:type="gramStart"/>
      <w:r>
        <w:rPr>
          <w:rFonts w:ascii="Times New Roman" w:eastAsia="Times New Roman" w:hAnsi="Times New Roman" w:cs="Times New Roman"/>
          <w:sz w:val="24"/>
          <w:szCs w:val="24"/>
        </w:rPr>
        <w:t>are captured</w:t>
      </w:r>
      <w:proofErr w:type="gramEnd"/>
      <w:r>
        <w:rPr>
          <w:rFonts w:ascii="Times New Roman" w:eastAsia="Times New Roman" w:hAnsi="Times New Roman" w:cs="Times New Roman"/>
          <w:sz w:val="24"/>
          <w:szCs w:val="24"/>
        </w:rPr>
        <w:t xml:space="preserve"> from culture-based studies (e.g., Arnold &amp;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xml:space="preserve">, 2007, Arnold et al., 2009, U’Ren et al., 2012, Massimo et al., 2015, Bowman &amp; Arnold 2018, Oita et al., 2021a). Moreover, most amplicon metabarcoding studies use only a single primer pair, such as ITS1F and ITS5. In the present study, we occasionally needed to use alternative primers to successfully amplify focal strains. Thus, it is possible that metabarcoding studies could </w:t>
      </w:r>
      <w:proofErr w:type="gramStart"/>
      <w:r>
        <w:rPr>
          <w:rFonts w:ascii="Times New Roman" w:eastAsia="Times New Roman" w:hAnsi="Times New Roman" w:cs="Times New Roman"/>
          <w:sz w:val="24"/>
          <w:szCs w:val="24"/>
        </w:rPr>
        <w:t>be improved</w:t>
      </w:r>
      <w:proofErr w:type="gramEnd"/>
      <w:r>
        <w:rPr>
          <w:rFonts w:ascii="Times New Roman" w:eastAsia="Times New Roman" w:hAnsi="Times New Roman" w:cs="Times New Roman"/>
          <w:sz w:val="24"/>
          <w:szCs w:val="24"/>
        </w:rPr>
        <w:t xml:space="preserve"> by using multiple primer pairs in parallel. </w:t>
      </w:r>
    </w:p>
    <w:p w14:paraId="1ABB2916" w14:textId="77777777" w:rsidR="00F3510F" w:rsidRDefault="00F3510F">
      <w:pPr>
        <w:spacing w:line="480" w:lineRule="auto"/>
        <w:rPr>
          <w:rFonts w:ascii="Times New Roman" w:eastAsia="Times New Roman" w:hAnsi="Times New Roman" w:cs="Times New Roman"/>
          <w:sz w:val="24"/>
          <w:szCs w:val="24"/>
        </w:rPr>
      </w:pPr>
    </w:p>
    <w:p w14:paraId="192401C5" w14:textId="77777777" w:rsidR="00F3510F"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Ultimately, by</w:t>
      </w:r>
      <w:proofErr w:type="gramEnd"/>
      <w:r>
        <w:rPr>
          <w:rFonts w:ascii="Times New Roman" w:eastAsia="Times New Roman" w:hAnsi="Times New Roman" w:cs="Times New Roman"/>
          <w:sz w:val="24"/>
          <w:szCs w:val="24"/>
        </w:rPr>
        <w:t xml:space="preserve"> culturing from host material in only six sites in southern Africa, we were able to add over 370 distinctive genotypes to our living voucher collection. Further analyses will compare these arid-land endophytes to those in more mesic sites on the same continents, providing a broader understanding of the distribution of fungi that affiliate with photosynthetic hosts, and how they may be sensitive to our changing climate.</w:t>
      </w:r>
    </w:p>
    <w:p w14:paraId="15648EB4" w14:textId="77777777" w:rsidR="00F3510F" w:rsidRDefault="00F3510F">
      <w:pPr>
        <w:spacing w:line="480" w:lineRule="auto"/>
        <w:rPr>
          <w:rFonts w:ascii="Times New Roman" w:eastAsia="Times New Roman" w:hAnsi="Times New Roman" w:cs="Times New Roman"/>
          <w:sz w:val="24"/>
          <w:szCs w:val="24"/>
        </w:rPr>
      </w:pPr>
    </w:p>
    <w:p w14:paraId="4DC34257" w14:textId="77777777" w:rsidR="00F3510F" w:rsidRDefault="00000000">
      <w:pP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ACKNOWLEDGEMENTS</w:t>
      </w:r>
      <w:r>
        <w:rPr>
          <w:rFonts w:ascii="Times New Roman" w:eastAsia="Times New Roman" w:hAnsi="Times New Roman" w:cs="Times New Roman"/>
          <w:sz w:val="24"/>
          <w:szCs w:val="24"/>
        </w:rPr>
        <w:t xml:space="preserve"> </w:t>
      </w:r>
    </w:p>
    <w:p w14:paraId="56D4F139" w14:textId="77777777"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the governments, land managers, and peoples of Namibia, South Africa, and Chile for the opportunity to conduct research there. We thank Shuzo Oita for generating DNA sequences from the fungi isolated in Chile. We are grateful for plant records, original cultures, field records, and metadata generated by Shuzo Oita, Alicia Ibáñez, François </w:t>
      </w:r>
      <w:proofErr w:type="spellStart"/>
      <w:r>
        <w:rPr>
          <w:rFonts w:ascii="Times New Roman" w:eastAsia="Times New Roman" w:hAnsi="Times New Roman" w:cs="Times New Roman"/>
          <w:sz w:val="24"/>
          <w:szCs w:val="24"/>
        </w:rPr>
        <w:t>Lutzoni</w:t>
      </w:r>
      <w:proofErr w:type="spellEnd"/>
      <w:r>
        <w:rPr>
          <w:rFonts w:ascii="Times New Roman" w:eastAsia="Times New Roman" w:hAnsi="Times New Roman" w:cs="Times New Roman"/>
          <w:sz w:val="24"/>
          <w:szCs w:val="24"/>
        </w:rPr>
        <w:t xml:space="preserve">, Jolanta </w:t>
      </w:r>
      <w:proofErr w:type="spellStart"/>
      <w:r>
        <w:rPr>
          <w:rFonts w:ascii="Times New Roman" w:eastAsia="Times New Roman" w:hAnsi="Times New Roman" w:cs="Times New Roman"/>
          <w:sz w:val="24"/>
          <w:szCs w:val="24"/>
        </w:rPr>
        <w:t>Miadlikowska</w:t>
      </w:r>
      <w:proofErr w:type="spellEnd"/>
      <w:r>
        <w:rPr>
          <w:rFonts w:ascii="Times New Roman" w:eastAsia="Times New Roman" w:hAnsi="Times New Roman" w:cs="Times New Roman"/>
          <w:sz w:val="24"/>
          <w:szCs w:val="24"/>
        </w:rPr>
        <w:t xml:space="preserve">, Nathaniel Yang, and Ian Medeiros, with Reinaldo Vargas (Chile), Terry </w:t>
      </w:r>
      <w:proofErr w:type="spellStart"/>
      <w:r>
        <w:rPr>
          <w:rFonts w:ascii="Times New Roman" w:eastAsia="Times New Roman" w:hAnsi="Times New Roman" w:cs="Times New Roman"/>
          <w:sz w:val="24"/>
          <w:szCs w:val="24"/>
        </w:rPr>
        <w:t>Hedderson</w:t>
      </w:r>
      <w:proofErr w:type="spellEnd"/>
      <w:r>
        <w:rPr>
          <w:rFonts w:ascii="Times New Roman" w:eastAsia="Times New Roman" w:hAnsi="Times New Roman" w:cs="Times New Roman"/>
          <w:sz w:val="24"/>
          <w:szCs w:val="24"/>
        </w:rPr>
        <w:t xml:space="preserve"> (South Africa), and Gillian Maggs-</w:t>
      </w:r>
      <w:proofErr w:type="spellStart"/>
      <w:r>
        <w:rPr>
          <w:rFonts w:ascii="Times New Roman" w:eastAsia="Times New Roman" w:hAnsi="Times New Roman" w:cs="Times New Roman"/>
          <w:sz w:val="24"/>
          <w:szCs w:val="24"/>
        </w:rPr>
        <w:t>Kölling</w:t>
      </w:r>
      <w:proofErr w:type="spellEnd"/>
      <w:r>
        <w:rPr>
          <w:rFonts w:ascii="Times New Roman" w:eastAsia="Times New Roman" w:hAnsi="Times New Roman" w:cs="Times New Roman"/>
          <w:sz w:val="24"/>
          <w:szCs w:val="24"/>
        </w:rPr>
        <w:t xml:space="preserve"> (Namibia). For sequence data, plant records, field records, and metadata generated in Arizona we acknowledge work by Yu-Ling Huang, Gavin Lehr, Nicolas Massimo, MM Nandi Devan, Dustin Sandberg, Elizabeth Bowman, and Nick Garber, as well as additional student assistants. For funding we thank the School of Plant Sciences and the College of Agriculture, Life and Environmental Sciences at the University of Arizona and the National Science Foundation (DEB-154149 to AEA). Additional support </w:t>
      </w:r>
      <w:proofErr w:type="gramStart"/>
      <w:r>
        <w:rPr>
          <w:rFonts w:ascii="Times New Roman" w:eastAsia="Times New Roman" w:hAnsi="Times New Roman" w:cs="Times New Roman"/>
          <w:sz w:val="24"/>
          <w:szCs w:val="24"/>
        </w:rPr>
        <w:t>was provided</w:t>
      </w:r>
      <w:proofErr w:type="gramEnd"/>
      <w:r>
        <w:rPr>
          <w:rFonts w:ascii="Times New Roman" w:eastAsia="Times New Roman" w:hAnsi="Times New Roman" w:cs="Times New Roman"/>
          <w:sz w:val="24"/>
          <w:szCs w:val="24"/>
        </w:rPr>
        <w:t xml:space="preserve"> by United States Department of Agriculture - National Institute of Food and Agriculture (USDA NIFA) awards to AEA and colleagues for research regarding arid-land microbiomes (ARZT-1361340-H25-242) and to AEA for support of the Robert L. Gilbertson Mycological Herbarium (ARZT-1259370-S25-200). </w:t>
      </w:r>
    </w:p>
    <w:p w14:paraId="42370DF2" w14:textId="77777777" w:rsidR="00F3510F" w:rsidRDefault="00F3510F">
      <w:pPr>
        <w:spacing w:line="480" w:lineRule="auto"/>
        <w:rPr>
          <w:rFonts w:ascii="Times New Roman" w:eastAsia="Times New Roman" w:hAnsi="Times New Roman" w:cs="Times New Roman"/>
          <w:b/>
          <w:sz w:val="24"/>
          <w:szCs w:val="24"/>
        </w:rPr>
      </w:pPr>
    </w:p>
    <w:p w14:paraId="18FF545C" w14:textId="0559F104" w:rsidR="00F3510F" w:rsidRPr="00A808D3" w:rsidRDefault="00000000">
      <w:pPr>
        <w:spacing w:line="480" w:lineRule="auto"/>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 xml:space="preserve">Figure 2.1: Locations of arid environments studied. </w:t>
      </w:r>
      <w:r>
        <w:rPr>
          <w:rFonts w:ascii="Times New Roman" w:eastAsia="Times New Roman" w:hAnsi="Times New Roman" w:cs="Times New Roman"/>
          <w:sz w:val="24"/>
          <w:szCs w:val="24"/>
        </w:rPr>
        <w:t xml:space="preserve">World map highlighting the locations where sampling occurred as a part of NSF funded Genealogy of Life project, including Chile </w:t>
      </w:r>
      <w:proofErr w:type="gramStart"/>
      <w:r>
        <w:rPr>
          <w:rFonts w:ascii="Times New Roman" w:eastAsia="Times New Roman" w:hAnsi="Times New Roman" w:cs="Times New Roman"/>
          <w:sz w:val="24"/>
          <w:szCs w:val="24"/>
        </w:rPr>
        <w:t>and  Southern</w:t>
      </w:r>
      <w:proofErr w:type="gramEnd"/>
      <w:r>
        <w:rPr>
          <w:rFonts w:ascii="Times New Roman" w:eastAsia="Times New Roman" w:hAnsi="Times New Roman" w:cs="Times New Roman"/>
          <w:sz w:val="24"/>
          <w:szCs w:val="24"/>
        </w:rPr>
        <w:t xml:space="preserve"> Africa (Namibia and South Africa), as well as the study region in North America (Arizona). Regions </w:t>
      </w:r>
      <w:proofErr w:type="gramStart"/>
      <w:r>
        <w:rPr>
          <w:rFonts w:ascii="Times New Roman" w:eastAsia="Times New Roman" w:hAnsi="Times New Roman" w:cs="Times New Roman"/>
          <w:sz w:val="24"/>
          <w:szCs w:val="24"/>
        </w:rPr>
        <w:t>were selected</w:t>
      </w:r>
      <w:proofErr w:type="gramEnd"/>
      <w:r>
        <w:rPr>
          <w:rFonts w:ascii="Times New Roman" w:eastAsia="Times New Roman" w:hAnsi="Times New Roman" w:cs="Times New Roman"/>
          <w:sz w:val="24"/>
          <w:szCs w:val="24"/>
        </w:rPr>
        <w:t xml:space="preserve"> for being dryland environments with distinctly different geographies. </w:t>
      </w:r>
    </w:p>
    <w:p w14:paraId="16541030"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DC5F14D" wp14:editId="3DC70258">
            <wp:extent cx="5943600" cy="4419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3"/>
                    <a:srcRect/>
                    <a:stretch>
                      <a:fillRect/>
                    </a:stretch>
                  </pic:blipFill>
                  <pic:spPr>
                    <a:xfrm>
                      <a:off x="0" y="0"/>
                      <a:ext cx="5943600" cy="4419600"/>
                    </a:xfrm>
                    <a:prstGeom prst="rect">
                      <a:avLst/>
                    </a:prstGeom>
                    <a:ln/>
                  </pic:spPr>
                </pic:pic>
              </a:graphicData>
            </a:graphic>
          </wp:inline>
        </w:drawing>
      </w:r>
    </w:p>
    <w:p w14:paraId="31FDAED8" w14:textId="77777777" w:rsidR="00F3510F" w:rsidRDefault="00F3510F">
      <w:pPr>
        <w:spacing w:line="480" w:lineRule="auto"/>
        <w:rPr>
          <w:rFonts w:ascii="Times New Roman" w:eastAsia="Times New Roman" w:hAnsi="Times New Roman" w:cs="Times New Roman"/>
          <w:b/>
          <w:sz w:val="24"/>
          <w:szCs w:val="24"/>
        </w:rPr>
      </w:pPr>
    </w:p>
    <w:p w14:paraId="6C297127" w14:textId="77777777" w:rsidR="00F3510F" w:rsidRDefault="00F3510F">
      <w:pPr>
        <w:spacing w:line="480" w:lineRule="auto"/>
        <w:rPr>
          <w:rFonts w:ascii="Times New Roman" w:eastAsia="Times New Roman" w:hAnsi="Times New Roman" w:cs="Times New Roman"/>
          <w:b/>
          <w:sz w:val="24"/>
          <w:szCs w:val="24"/>
        </w:rPr>
      </w:pPr>
    </w:p>
    <w:p w14:paraId="0CE6D976" w14:textId="77777777" w:rsidR="00F3510F" w:rsidRDefault="00F3510F">
      <w:pPr>
        <w:spacing w:line="480" w:lineRule="auto"/>
        <w:rPr>
          <w:rFonts w:ascii="Times New Roman" w:eastAsia="Times New Roman" w:hAnsi="Times New Roman" w:cs="Times New Roman"/>
          <w:b/>
          <w:sz w:val="24"/>
          <w:szCs w:val="24"/>
        </w:rPr>
      </w:pPr>
    </w:p>
    <w:p w14:paraId="0F3133C0" w14:textId="77777777" w:rsidR="00F3510F" w:rsidRDefault="00F3510F">
      <w:pPr>
        <w:spacing w:line="480" w:lineRule="auto"/>
        <w:rPr>
          <w:rFonts w:ascii="Times New Roman" w:eastAsia="Times New Roman" w:hAnsi="Times New Roman" w:cs="Times New Roman"/>
          <w:b/>
          <w:sz w:val="24"/>
          <w:szCs w:val="24"/>
        </w:rPr>
      </w:pPr>
    </w:p>
    <w:p w14:paraId="349906A9" w14:textId="6016797A" w:rsidR="00F3510F" w:rsidRDefault="001904DC">
      <w:pPr>
        <w:spacing w:line="480" w:lineRule="auto"/>
        <w:rPr>
          <w:rFonts w:ascii="Times New Roman" w:eastAsia="Times New Roman" w:hAnsi="Times New Roman" w:cs="Times New Roman"/>
          <w:sz w:val="24"/>
          <w:szCs w:val="24"/>
        </w:rPr>
      </w:pPr>
      <w:commentRangeStart w:id="82"/>
      <w:ins w:id="83" w:author="Marand, Mariam Hosseini - (mhmarand)" w:date="2023-12-12T23:24:00Z">
        <w:r>
          <w:rPr>
            <w:rFonts w:ascii="Times New Roman" w:eastAsia="Times New Roman" w:hAnsi="Times New Roman" w:cs="Times New Roman"/>
            <w:noProof/>
            <w:sz w:val="24"/>
            <w:szCs w:val="24"/>
          </w:rPr>
          <w:lastRenderedPageBreak/>
          <w:drawing>
            <wp:anchor distT="0" distB="0" distL="114300" distR="114300" simplePos="0" relativeHeight="251661312" behindDoc="1" locked="0" layoutInCell="1" allowOverlap="1" wp14:anchorId="65D2F2C5" wp14:editId="7F69F764">
              <wp:simplePos x="0" y="0"/>
              <wp:positionH relativeFrom="column">
                <wp:posOffset>-494665</wp:posOffset>
              </wp:positionH>
              <wp:positionV relativeFrom="paragraph">
                <wp:posOffset>2276475</wp:posOffset>
              </wp:positionV>
              <wp:extent cx="5250815" cy="5267325"/>
              <wp:effectExtent l="0" t="0" r="6985" b="9525"/>
              <wp:wrapTight wrapText="bothSides">
                <wp:wrapPolygon edited="0">
                  <wp:start x="0" y="0"/>
                  <wp:lineTo x="0" y="21561"/>
                  <wp:lineTo x="21550" y="21561"/>
                  <wp:lineTo x="21550" y="0"/>
                  <wp:lineTo x="0" y="0"/>
                </wp:wrapPolygon>
              </wp:wrapTight>
              <wp:docPr id="460582519" name="Picture 1" descr="A close-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82519" name="Picture 1" descr="A close-up of a clock&#10;&#10;Description automatically generated"/>
                      <pic:cNvPicPr/>
                    </pic:nvPicPr>
                    <pic:blipFill rotWithShape="1">
                      <a:blip r:embed="rId124" cstate="print">
                        <a:extLst>
                          <a:ext uri="{28A0092B-C50C-407E-A947-70E740481C1C}">
                            <a14:useLocalDpi xmlns:a14="http://schemas.microsoft.com/office/drawing/2010/main" val="0"/>
                          </a:ext>
                        </a:extLst>
                      </a:blip>
                      <a:srcRect l="8077" t="3122" r="48975" b="31328"/>
                      <a:stretch/>
                    </pic:blipFill>
                    <pic:spPr bwMode="auto">
                      <a:xfrm>
                        <a:off x="0" y="0"/>
                        <a:ext cx="5250815" cy="526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commentRangeEnd w:id="82"/>
      <w:ins w:id="84" w:author="Marand, Mariam Hosseini - (mhmarand)" w:date="2023-12-13T00:16:00Z">
        <w:r>
          <w:rPr>
            <w:rStyle w:val="CommentReference"/>
          </w:rPr>
          <w:commentReference w:id="82"/>
        </w:r>
      </w:ins>
      <w:r w:rsidR="00000000">
        <w:rPr>
          <w:rFonts w:ascii="Times New Roman" w:eastAsia="Times New Roman" w:hAnsi="Times New Roman" w:cs="Times New Roman"/>
          <w:b/>
          <w:sz w:val="24"/>
          <w:szCs w:val="24"/>
        </w:rPr>
        <w:t xml:space="preserve">Figure 2.2: Phylogenetic diversity of fungi isolated from plant and lichen samples in dryland environments. </w:t>
      </w:r>
      <w:r w:rsidR="00000000">
        <w:rPr>
          <w:rFonts w:ascii="Times New Roman" w:eastAsia="Times New Roman" w:hAnsi="Times New Roman" w:cs="Times New Roman"/>
          <w:sz w:val="24"/>
          <w:szCs w:val="24"/>
        </w:rPr>
        <w:t xml:space="preserve">The inner ring represents classes of Ascomycota, the middle ring represents </w:t>
      </w:r>
      <w:proofErr w:type="gramStart"/>
      <w:r w:rsidR="00000000">
        <w:rPr>
          <w:rFonts w:ascii="Times New Roman" w:eastAsia="Times New Roman" w:hAnsi="Times New Roman" w:cs="Times New Roman"/>
          <w:sz w:val="24"/>
          <w:szCs w:val="24"/>
        </w:rPr>
        <w:t>plant</w:t>
      </w:r>
      <w:proofErr w:type="gramEnd"/>
      <w:r w:rsidR="00000000">
        <w:rPr>
          <w:rFonts w:ascii="Times New Roman" w:eastAsia="Times New Roman" w:hAnsi="Times New Roman" w:cs="Times New Roman"/>
          <w:sz w:val="24"/>
          <w:szCs w:val="24"/>
        </w:rPr>
        <w:t xml:space="preserve"> or lichen hosts, and the outermost ring represents the region of study. Across all sites, dryland endophytes were predominantly members of </w:t>
      </w:r>
      <w:proofErr w:type="spellStart"/>
      <w:r w:rsidR="00000000">
        <w:rPr>
          <w:rFonts w:ascii="Times New Roman" w:eastAsia="Times New Roman" w:hAnsi="Times New Roman" w:cs="Times New Roman"/>
          <w:sz w:val="24"/>
          <w:szCs w:val="24"/>
        </w:rPr>
        <w:t>Dothideomycetes</w:t>
      </w:r>
      <w:proofErr w:type="spellEnd"/>
      <w:r w:rsidR="00000000">
        <w:rPr>
          <w:rFonts w:ascii="Times New Roman" w:eastAsia="Times New Roman" w:hAnsi="Times New Roman" w:cs="Times New Roman"/>
          <w:sz w:val="24"/>
          <w:szCs w:val="24"/>
        </w:rPr>
        <w:t xml:space="preserve"> (burgundy), followed in prevalence by </w:t>
      </w:r>
      <w:proofErr w:type="spellStart"/>
      <w:r w:rsidR="00000000">
        <w:rPr>
          <w:rFonts w:ascii="Times New Roman" w:eastAsia="Times New Roman" w:hAnsi="Times New Roman" w:cs="Times New Roman"/>
          <w:sz w:val="24"/>
          <w:szCs w:val="24"/>
        </w:rPr>
        <w:t>Sordariomycetes</w:t>
      </w:r>
      <w:proofErr w:type="spellEnd"/>
      <w:r w:rsidR="00000000">
        <w:rPr>
          <w:rFonts w:ascii="Times New Roman" w:eastAsia="Times New Roman" w:hAnsi="Times New Roman" w:cs="Times New Roman"/>
          <w:sz w:val="24"/>
          <w:szCs w:val="24"/>
        </w:rPr>
        <w:t xml:space="preserve"> (light blue), then </w:t>
      </w:r>
      <w:proofErr w:type="spellStart"/>
      <w:r w:rsidR="00000000">
        <w:rPr>
          <w:rFonts w:ascii="Times New Roman" w:eastAsia="Times New Roman" w:hAnsi="Times New Roman" w:cs="Times New Roman"/>
          <w:sz w:val="24"/>
          <w:szCs w:val="24"/>
        </w:rPr>
        <w:t>Pezizomycetes</w:t>
      </w:r>
      <w:proofErr w:type="spellEnd"/>
      <w:r w:rsidR="00000000">
        <w:rPr>
          <w:rFonts w:ascii="Times New Roman" w:eastAsia="Times New Roman" w:hAnsi="Times New Roman" w:cs="Times New Roman"/>
          <w:sz w:val="24"/>
          <w:szCs w:val="24"/>
        </w:rPr>
        <w:t xml:space="preserve"> (</w:t>
      </w:r>
      <w:proofErr w:type="gramStart"/>
      <w:r w:rsidR="00000000">
        <w:rPr>
          <w:rFonts w:ascii="Times New Roman" w:eastAsia="Times New Roman" w:hAnsi="Times New Roman" w:cs="Times New Roman"/>
          <w:sz w:val="24"/>
          <w:szCs w:val="24"/>
        </w:rPr>
        <w:t>dark-blue</w:t>
      </w:r>
      <w:proofErr w:type="gramEnd"/>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Leotiomycetes</w:t>
      </w:r>
      <w:proofErr w:type="spellEnd"/>
      <w:r w:rsidR="00000000">
        <w:rPr>
          <w:rFonts w:ascii="Times New Roman" w:eastAsia="Times New Roman" w:hAnsi="Times New Roman" w:cs="Times New Roman"/>
          <w:sz w:val="24"/>
          <w:szCs w:val="24"/>
        </w:rPr>
        <w:t xml:space="preserve"> (red) and </w:t>
      </w:r>
      <w:proofErr w:type="spellStart"/>
      <w:r w:rsidR="00000000">
        <w:rPr>
          <w:rFonts w:ascii="Times New Roman" w:eastAsia="Times New Roman" w:hAnsi="Times New Roman" w:cs="Times New Roman"/>
          <w:sz w:val="24"/>
          <w:szCs w:val="24"/>
        </w:rPr>
        <w:t>Eurotiomycetes</w:t>
      </w:r>
      <w:proofErr w:type="spellEnd"/>
      <w:r w:rsidR="00000000">
        <w:rPr>
          <w:rFonts w:ascii="Times New Roman" w:eastAsia="Times New Roman" w:hAnsi="Times New Roman" w:cs="Times New Roman"/>
          <w:sz w:val="24"/>
          <w:szCs w:val="24"/>
        </w:rPr>
        <w:t xml:space="preserve"> (purple) </w:t>
      </w:r>
      <w:proofErr w:type="gramStart"/>
      <w:r w:rsidR="00000000">
        <w:rPr>
          <w:rFonts w:ascii="Times New Roman" w:eastAsia="Times New Roman" w:hAnsi="Times New Roman" w:cs="Times New Roman"/>
          <w:sz w:val="24"/>
          <w:szCs w:val="24"/>
        </w:rPr>
        <w:t>were also found</w:t>
      </w:r>
      <w:proofErr w:type="gramEnd"/>
      <w:r w:rsidR="00000000">
        <w:rPr>
          <w:rFonts w:ascii="Times New Roman" w:eastAsia="Times New Roman" w:hAnsi="Times New Roman" w:cs="Times New Roman"/>
          <w:sz w:val="24"/>
          <w:szCs w:val="24"/>
        </w:rPr>
        <w:t>.</w:t>
      </w:r>
    </w:p>
    <w:p w14:paraId="6DA163C6" w14:textId="79E84E73" w:rsidR="00F3510F" w:rsidRDefault="00F3510F">
      <w:pPr>
        <w:spacing w:line="480" w:lineRule="auto"/>
        <w:rPr>
          <w:rFonts w:ascii="Times New Roman" w:eastAsia="Times New Roman" w:hAnsi="Times New Roman" w:cs="Times New Roman"/>
          <w:sz w:val="24"/>
          <w:szCs w:val="24"/>
        </w:rPr>
      </w:pPr>
    </w:p>
    <w:p w14:paraId="637D8FB9" w14:textId="33FA4862" w:rsidR="00F3510F" w:rsidRDefault="001904DC">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633CB17C" wp14:editId="4D31828B">
            <wp:simplePos x="0" y="0"/>
            <wp:positionH relativeFrom="column">
              <wp:posOffset>4838700</wp:posOffset>
            </wp:positionH>
            <wp:positionV relativeFrom="paragraph">
              <wp:posOffset>-231140</wp:posOffset>
            </wp:positionV>
            <wp:extent cx="1581150" cy="6004367"/>
            <wp:effectExtent l="0" t="0" r="0" b="0"/>
            <wp:wrapTight wrapText="bothSides">
              <wp:wrapPolygon edited="0">
                <wp:start x="0" y="0"/>
                <wp:lineTo x="0" y="21520"/>
                <wp:lineTo x="21340" y="21520"/>
                <wp:lineTo x="21340" y="0"/>
                <wp:lineTo x="0" y="0"/>
              </wp:wrapPolygon>
            </wp:wrapTight>
            <wp:docPr id="1398185692" name="Picture 2" descr="A close-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5692" name="Picture 2" descr="A close-up of a clock&#10;&#10;Description automatically generated"/>
                    <pic:cNvPicPr/>
                  </pic:nvPicPr>
                  <pic:blipFill rotWithShape="1">
                    <a:blip r:embed="rId129" cstate="print">
                      <a:extLst>
                        <a:ext uri="{28A0092B-C50C-407E-A947-70E740481C1C}">
                          <a14:useLocalDpi xmlns:a14="http://schemas.microsoft.com/office/drawing/2010/main" val="0"/>
                        </a:ext>
                      </a:extLst>
                    </a:blip>
                    <a:srcRect l="78205" r="4489"/>
                    <a:stretch/>
                  </pic:blipFill>
                  <pic:spPr bwMode="auto">
                    <a:xfrm>
                      <a:off x="0" y="0"/>
                      <a:ext cx="1581150" cy="60043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FA284" w14:textId="07E7EF44" w:rsidR="00F3510F" w:rsidRDefault="00F3510F">
      <w:pPr>
        <w:spacing w:line="480" w:lineRule="auto"/>
        <w:rPr>
          <w:rFonts w:ascii="Times New Roman" w:eastAsia="Times New Roman" w:hAnsi="Times New Roman" w:cs="Times New Roman"/>
          <w:b/>
          <w:sz w:val="24"/>
          <w:szCs w:val="24"/>
        </w:rPr>
      </w:pPr>
    </w:p>
    <w:p w14:paraId="4A4F2E90" w14:textId="4E21508F" w:rsidR="00F3510F" w:rsidRDefault="001904D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anchor distT="114300" distB="114300" distL="114300" distR="114300" simplePos="0" relativeHeight="251659264" behindDoc="0" locked="0" layoutInCell="1" hidden="0" allowOverlap="1" wp14:anchorId="523ACDAC" wp14:editId="7BC5F064">
            <wp:simplePos x="0" y="0"/>
            <wp:positionH relativeFrom="page">
              <wp:posOffset>716280</wp:posOffset>
            </wp:positionH>
            <wp:positionV relativeFrom="page">
              <wp:posOffset>2982595</wp:posOffset>
            </wp:positionV>
            <wp:extent cx="7599164" cy="5350222"/>
            <wp:effectExtent l="0" t="0" r="0" b="0"/>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0"/>
                    <a:srcRect l="6013" r="3216"/>
                    <a:stretch>
                      <a:fillRect/>
                    </a:stretch>
                  </pic:blipFill>
                  <pic:spPr>
                    <a:xfrm>
                      <a:off x="0" y="0"/>
                      <a:ext cx="7599164" cy="5350222"/>
                    </a:xfrm>
                    <a:prstGeom prst="rect">
                      <a:avLst/>
                    </a:prstGeom>
                    <a:ln/>
                  </pic:spPr>
                </pic:pic>
              </a:graphicData>
            </a:graphic>
          </wp:anchor>
        </w:drawing>
      </w:r>
      <w:r w:rsidR="00000000">
        <w:rPr>
          <w:rFonts w:ascii="Times New Roman" w:eastAsia="Times New Roman" w:hAnsi="Times New Roman" w:cs="Times New Roman"/>
          <w:b/>
          <w:sz w:val="24"/>
          <w:szCs w:val="24"/>
        </w:rPr>
        <w:t xml:space="preserve">Figure 2.3: Pearson correlation coefficients to assess relationships among climatic factors. </w:t>
      </w:r>
      <w:r w:rsidR="00000000">
        <w:rPr>
          <w:rFonts w:ascii="Times New Roman" w:eastAsia="Times New Roman" w:hAnsi="Times New Roman" w:cs="Times New Roman"/>
          <w:sz w:val="24"/>
          <w:szCs w:val="24"/>
        </w:rPr>
        <w:t xml:space="preserve">Positive significant values indicate positive associations; negative significant values indicate an inverse </w:t>
      </w:r>
      <w:r>
        <w:rPr>
          <w:rFonts w:ascii="Times New Roman" w:eastAsia="Times New Roman" w:hAnsi="Times New Roman" w:cs="Times New Roman"/>
          <w:sz w:val="24"/>
          <w:szCs w:val="24"/>
        </w:rPr>
        <w:t>correlation. When</w:t>
      </w:r>
      <w:r w:rsidR="00000000">
        <w:rPr>
          <w:rFonts w:ascii="Times New Roman" w:eastAsia="Times New Roman" w:hAnsi="Times New Roman" w:cs="Times New Roman"/>
          <w:sz w:val="24"/>
          <w:szCs w:val="24"/>
        </w:rPr>
        <w:t xml:space="preserve"> looking at climatic variables each pair is significantly correlated with one another and therefore must </w:t>
      </w:r>
      <w:proofErr w:type="gramStart"/>
      <w:r w:rsidR="00000000">
        <w:rPr>
          <w:rFonts w:ascii="Times New Roman" w:eastAsia="Times New Roman" w:hAnsi="Times New Roman" w:cs="Times New Roman"/>
          <w:sz w:val="24"/>
          <w:szCs w:val="24"/>
        </w:rPr>
        <w:t>be analyzed</w:t>
      </w:r>
      <w:proofErr w:type="gramEnd"/>
      <w:r w:rsidR="00000000">
        <w:rPr>
          <w:rFonts w:ascii="Times New Roman" w:eastAsia="Times New Roman" w:hAnsi="Times New Roman" w:cs="Times New Roman"/>
          <w:sz w:val="24"/>
          <w:szCs w:val="24"/>
        </w:rPr>
        <w:t xml:space="preserve"> as interacting variables. </w:t>
      </w:r>
    </w:p>
    <w:p w14:paraId="5ABA1A1C" w14:textId="7CD4863B" w:rsidR="00F3510F" w:rsidRDefault="00F3510F">
      <w:pPr>
        <w:spacing w:line="480" w:lineRule="auto"/>
        <w:rPr>
          <w:rFonts w:ascii="Times New Roman" w:eastAsia="Times New Roman" w:hAnsi="Times New Roman" w:cs="Times New Roman"/>
          <w:b/>
          <w:sz w:val="24"/>
          <w:szCs w:val="24"/>
        </w:rPr>
      </w:pPr>
    </w:p>
    <w:p w14:paraId="73B278C2" w14:textId="77777777" w:rsidR="001904DC" w:rsidRDefault="001904DC">
      <w:pPr>
        <w:spacing w:line="480" w:lineRule="auto"/>
        <w:rPr>
          <w:rFonts w:ascii="Times New Roman" w:eastAsia="Times New Roman" w:hAnsi="Times New Roman" w:cs="Times New Roman"/>
          <w:b/>
          <w:sz w:val="24"/>
          <w:szCs w:val="24"/>
        </w:rPr>
      </w:pPr>
    </w:p>
    <w:p w14:paraId="30889D8F" w14:textId="414E4B7B"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2.4: PCA plot mapping climatic factors and their composite correlations with one another.</w:t>
      </w:r>
      <w:r>
        <w:rPr>
          <w:rFonts w:ascii="Times New Roman" w:eastAsia="Times New Roman" w:hAnsi="Times New Roman" w:cs="Times New Roman"/>
          <w:sz w:val="24"/>
          <w:szCs w:val="24"/>
        </w:rPr>
        <w:t xml:space="preserve"> Blue arrows represent climatic factors and their relation to calculated principal components. Colored dots represent collection sites with differing climatic conditions from three arid regions: Arizona, Chile, and Southern Africa. PC1 explained 66% of the variance and its positive values are associated with wetter climates. PC2 explained 18% of variation and its positive values are associated with warmer temperatures. Thus, the upper left is hottest and driest, the lower right wettest and coolest. </w:t>
      </w:r>
    </w:p>
    <w:p w14:paraId="04113452" w14:textId="30102D35" w:rsidR="00F3510F" w:rsidRDefault="001904DC">
      <w:pPr>
        <w:spacing w:line="288" w:lineRule="auto"/>
        <w:rPr>
          <w:rFonts w:ascii="Times New Roman" w:eastAsia="Times New Roman" w:hAnsi="Times New Roman" w:cs="Times New Roman"/>
          <w:sz w:val="24"/>
          <w:szCs w:val="24"/>
        </w:rPr>
      </w:pPr>
      <w:commentRangeStart w:id="85"/>
      <w:r>
        <w:rPr>
          <w:rFonts w:ascii="Times New Roman" w:eastAsia="Times New Roman" w:hAnsi="Times New Roman" w:cs="Times New Roman"/>
          <w:noProof/>
          <w:sz w:val="24"/>
          <w:szCs w:val="24"/>
        </w:rPr>
        <w:drawing>
          <wp:inline distT="0" distB="0" distL="0" distR="0" wp14:anchorId="77A324EA" wp14:editId="798EAFF6">
            <wp:extent cx="7710061" cy="5715000"/>
            <wp:effectExtent l="0" t="0" r="5715" b="0"/>
            <wp:docPr id="2047404192" name="Picture 3"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4192" name="Picture 3" descr="A graph with red and blue dots&#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7718157" cy="5721001"/>
                    </a:xfrm>
                    <a:prstGeom prst="rect">
                      <a:avLst/>
                    </a:prstGeom>
                  </pic:spPr>
                </pic:pic>
              </a:graphicData>
            </a:graphic>
          </wp:inline>
        </w:drawing>
      </w:r>
      <w:commentRangeEnd w:id="85"/>
      <w:r>
        <w:rPr>
          <w:rStyle w:val="CommentReference"/>
        </w:rPr>
        <w:commentReference w:id="85"/>
      </w:r>
    </w:p>
    <w:p w14:paraId="2310D833" w14:textId="036B7833"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2.5: Endophyte community composition </w:t>
      </w:r>
      <w:proofErr w:type="gramStart"/>
      <w:r>
        <w:rPr>
          <w:rFonts w:ascii="Times New Roman" w:eastAsia="Times New Roman" w:hAnsi="Times New Roman" w:cs="Times New Roman"/>
          <w:b/>
          <w:sz w:val="24"/>
          <w:szCs w:val="24"/>
        </w:rPr>
        <w:t>differ</w:t>
      </w:r>
      <w:proofErr w:type="gramEnd"/>
      <w:r>
        <w:rPr>
          <w:rFonts w:ascii="Times New Roman" w:eastAsia="Times New Roman" w:hAnsi="Times New Roman" w:cs="Times New Roman"/>
          <w:b/>
          <w:sz w:val="24"/>
          <w:szCs w:val="24"/>
        </w:rPr>
        <w:t xml:space="preserve"> among dryland environments on three continents. </w:t>
      </w:r>
      <w:r>
        <w:rPr>
          <w:rFonts w:ascii="Times New Roman" w:eastAsia="Times New Roman" w:hAnsi="Times New Roman" w:cs="Times New Roman"/>
          <w:sz w:val="24"/>
          <w:szCs w:val="24"/>
        </w:rPr>
        <w:t xml:space="preserve">Bray-Curtis distances were ordinated via non-metric multidimensional scaling (NMDS). Each point represents an endophyte community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site, colored by the region of collection. Endophyte communities significantly differed in their composition when comparing across arid locations globally (PERMANOVA, F = 2.3187</w:t>
      </w:r>
      <w:proofErr w:type="gramStart"/>
      <w:r>
        <w:rPr>
          <w:rFonts w:ascii="Times New Roman" w:eastAsia="Times New Roman" w:hAnsi="Times New Roman" w:cs="Times New Roman"/>
          <w:sz w:val="24"/>
          <w:szCs w:val="24"/>
        </w:rPr>
        <w:t>,  P</w:t>
      </w:r>
      <w:proofErr w:type="gramEnd"/>
      <w:r>
        <w:rPr>
          <w:rFonts w:ascii="Times New Roman" w:eastAsia="Times New Roman" w:hAnsi="Times New Roman" w:cs="Times New Roman"/>
          <w:sz w:val="24"/>
          <w:szCs w:val="24"/>
        </w:rPr>
        <w:t xml:space="preserve"> = 0.0004, stress = 0.18)</w:t>
      </w:r>
      <w:ins w:id="86" w:author="Marand, Mariam Hosseini - (mhmarand)" w:date="2023-12-13T00:24:00Z">
        <w:r w:rsidR="00323311">
          <w:rPr>
            <w:rFonts w:ascii="Times New Roman" w:eastAsia="Times New Roman" w:hAnsi="Times New Roman" w:cs="Times New Roman"/>
            <w:sz w:val="24"/>
            <w:szCs w:val="24"/>
          </w:rPr>
          <w:t xml:space="preserve"> indicating arid land endophytes differ in their composition at the </w:t>
        </w:r>
      </w:ins>
      <w:ins w:id="87" w:author="Marand, Mariam Hosseini - (mhmarand)" w:date="2023-12-13T00:25:00Z">
        <w:r w:rsidR="00323311">
          <w:rPr>
            <w:rFonts w:ascii="Times New Roman" w:eastAsia="Times New Roman" w:hAnsi="Times New Roman" w:cs="Times New Roman"/>
            <w:sz w:val="24"/>
            <w:szCs w:val="24"/>
          </w:rPr>
          <w:t>OTU level.</w:t>
        </w:r>
      </w:ins>
      <w:del w:id="88" w:author="Marand, Mariam Hosseini - (mhmarand)" w:date="2023-12-13T00:24:00Z">
        <w:r w:rsidDel="00323311">
          <w:rPr>
            <w:rFonts w:ascii="Times New Roman" w:eastAsia="Times New Roman" w:hAnsi="Times New Roman" w:cs="Times New Roman"/>
            <w:sz w:val="24"/>
            <w:szCs w:val="24"/>
          </w:rPr>
          <w:delText>.</w:delText>
        </w:r>
      </w:del>
    </w:p>
    <w:p w14:paraId="5842EF06" w14:textId="77777777" w:rsidR="00F3510F"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316517D" wp14:editId="0A40DB97">
            <wp:extent cx="5943600" cy="4419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2"/>
                    <a:srcRect/>
                    <a:stretch>
                      <a:fillRect/>
                    </a:stretch>
                  </pic:blipFill>
                  <pic:spPr>
                    <a:xfrm>
                      <a:off x="0" y="0"/>
                      <a:ext cx="5943600" cy="4419600"/>
                    </a:xfrm>
                    <a:prstGeom prst="rect">
                      <a:avLst/>
                    </a:prstGeom>
                    <a:ln/>
                  </pic:spPr>
                </pic:pic>
              </a:graphicData>
            </a:graphic>
          </wp:inline>
        </w:drawing>
      </w:r>
    </w:p>
    <w:p w14:paraId="1AD8927F" w14:textId="77777777" w:rsidR="00F3510F" w:rsidRDefault="00F3510F">
      <w:pPr>
        <w:spacing w:line="480" w:lineRule="auto"/>
        <w:rPr>
          <w:rFonts w:ascii="Times New Roman" w:eastAsia="Times New Roman" w:hAnsi="Times New Roman" w:cs="Times New Roman"/>
          <w:b/>
          <w:sz w:val="24"/>
          <w:szCs w:val="24"/>
        </w:rPr>
      </w:pPr>
    </w:p>
    <w:p w14:paraId="0178D966" w14:textId="77777777" w:rsidR="00F3510F" w:rsidRDefault="00F3510F">
      <w:pPr>
        <w:spacing w:line="480" w:lineRule="auto"/>
        <w:rPr>
          <w:rFonts w:ascii="Times New Roman" w:eastAsia="Times New Roman" w:hAnsi="Times New Roman" w:cs="Times New Roman"/>
          <w:b/>
          <w:sz w:val="24"/>
          <w:szCs w:val="24"/>
        </w:rPr>
      </w:pPr>
    </w:p>
    <w:p w14:paraId="1438C791" w14:textId="77777777" w:rsidR="00F3510F" w:rsidRDefault="00F3510F">
      <w:pPr>
        <w:spacing w:line="480" w:lineRule="auto"/>
        <w:rPr>
          <w:rFonts w:ascii="Times New Roman" w:eastAsia="Times New Roman" w:hAnsi="Times New Roman" w:cs="Times New Roman"/>
          <w:b/>
          <w:sz w:val="24"/>
          <w:szCs w:val="24"/>
        </w:rPr>
      </w:pPr>
    </w:p>
    <w:p w14:paraId="614CD147" w14:textId="77777777" w:rsidR="00F3510F" w:rsidRDefault="00F3510F">
      <w:pPr>
        <w:spacing w:line="480" w:lineRule="auto"/>
        <w:rPr>
          <w:rFonts w:ascii="Times New Roman" w:eastAsia="Times New Roman" w:hAnsi="Times New Roman" w:cs="Times New Roman"/>
          <w:b/>
          <w:sz w:val="24"/>
          <w:szCs w:val="24"/>
        </w:rPr>
      </w:pPr>
    </w:p>
    <w:p w14:paraId="5B0580B2" w14:textId="77777777" w:rsidR="00F3510F" w:rsidRDefault="00F3510F">
      <w:pPr>
        <w:spacing w:line="480" w:lineRule="auto"/>
        <w:rPr>
          <w:rFonts w:ascii="Times New Roman" w:eastAsia="Times New Roman" w:hAnsi="Times New Roman" w:cs="Times New Roman"/>
          <w:b/>
          <w:sz w:val="24"/>
          <w:szCs w:val="24"/>
        </w:rPr>
      </w:pPr>
    </w:p>
    <w:p w14:paraId="7D272465" w14:textId="1C535896" w:rsidR="00F3510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2.6: Distribution of fungal classes in Ascomycota across three dryland environments. </w:t>
      </w:r>
      <w:r>
        <w:rPr>
          <w:rFonts w:ascii="Times New Roman" w:eastAsia="Times New Roman" w:hAnsi="Times New Roman" w:cs="Times New Roman"/>
          <w:sz w:val="24"/>
          <w:szCs w:val="24"/>
        </w:rPr>
        <w:t>Taxonomic assignments are based on OTU sequences clustered by 95% similarity and identified using TBAS (Pezizo_V2.1 database; Carbone et al., 2019). Proportions reflect the number of endophyte samples identified to each class</w:t>
      </w:r>
      <w:ins w:id="89" w:author="Marand, Mariam Hosseini - (mhmarand)" w:date="2023-12-13T00:19:00Z">
        <w:r w:rsidR="001904DC">
          <w:rPr>
            <w:rFonts w:ascii="Times New Roman" w:eastAsia="Times New Roman" w:hAnsi="Times New Roman" w:cs="Times New Roman"/>
            <w:sz w:val="24"/>
            <w:szCs w:val="24"/>
          </w:rPr>
          <w:t xml:space="preserve"> </w:t>
        </w:r>
      </w:ins>
      <w:ins w:id="90" w:author="Marand, Mariam Hosseini - (mhmarand)" w:date="2023-12-13T00:20:00Z">
        <w:r w:rsidR="001904DC">
          <w:rPr>
            <w:rFonts w:ascii="Times New Roman" w:eastAsia="Times New Roman" w:hAnsi="Times New Roman" w:cs="Times New Roman"/>
            <w:sz w:val="24"/>
            <w:szCs w:val="24"/>
          </w:rPr>
          <w:t>within</w:t>
        </w:r>
      </w:ins>
      <w:ins w:id="91" w:author="Marand, Mariam Hosseini - (mhmarand)" w:date="2023-12-13T00:19:00Z">
        <w:r w:rsidR="001904DC">
          <w:rPr>
            <w:rFonts w:ascii="Times New Roman" w:eastAsia="Times New Roman" w:hAnsi="Times New Roman" w:cs="Times New Roman"/>
            <w:sz w:val="24"/>
            <w:szCs w:val="24"/>
          </w:rPr>
          <w:t xml:space="preserve"> each arid region (Southern Africa, Arizona, and Chile)</w:t>
        </w:r>
      </w:ins>
      <w:r>
        <w:rPr>
          <w:rFonts w:ascii="Times New Roman" w:eastAsia="Times New Roman" w:hAnsi="Times New Roman" w:cs="Times New Roman"/>
          <w:sz w:val="24"/>
          <w:szCs w:val="24"/>
        </w:rPr>
        <w:t xml:space="preserve">. </w:t>
      </w:r>
      <w:ins w:id="92" w:author="Marand, Mariam Hosseini - (mhmarand)" w:date="2023-12-13T00:21:00Z">
        <w:r w:rsidR="00C34120">
          <w:rPr>
            <w:rFonts w:ascii="Times New Roman" w:eastAsia="Times New Roman" w:hAnsi="Times New Roman" w:cs="Times New Roman"/>
            <w:sz w:val="24"/>
            <w:szCs w:val="24"/>
          </w:rPr>
          <w:t xml:space="preserve">Overall </w:t>
        </w:r>
      </w:ins>
      <w:ins w:id="93" w:author="Marand, Mariam Hosseini - (mhmarand)" w:date="2023-12-13T00:22:00Z">
        <w:r w:rsidR="00C34120">
          <w:rPr>
            <w:rFonts w:ascii="Times New Roman" w:eastAsia="Times New Roman" w:hAnsi="Times New Roman" w:cs="Times New Roman"/>
            <w:sz w:val="24"/>
            <w:szCs w:val="24"/>
          </w:rPr>
          <w:t xml:space="preserve">arid lands </w:t>
        </w:r>
        <w:proofErr w:type="gramStart"/>
        <w:r w:rsidR="00C34120">
          <w:rPr>
            <w:rFonts w:ascii="Times New Roman" w:eastAsia="Times New Roman" w:hAnsi="Times New Roman" w:cs="Times New Roman"/>
            <w:sz w:val="24"/>
            <w:szCs w:val="24"/>
          </w:rPr>
          <w:t>were dominated</w:t>
        </w:r>
        <w:proofErr w:type="gramEnd"/>
        <w:r w:rsidR="00C34120">
          <w:rPr>
            <w:rFonts w:ascii="Times New Roman" w:eastAsia="Times New Roman" w:hAnsi="Times New Roman" w:cs="Times New Roman"/>
            <w:sz w:val="24"/>
            <w:szCs w:val="24"/>
          </w:rPr>
          <w:t xml:space="preserve"> by </w:t>
        </w:r>
        <w:proofErr w:type="spellStart"/>
        <w:r w:rsidR="00C34120">
          <w:rPr>
            <w:rFonts w:ascii="Times New Roman" w:eastAsia="Times New Roman" w:hAnsi="Times New Roman" w:cs="Times New Roman"/>
            <w:sz w:val="24"/>
            <w:szCs w:val="24"/>
          </w:rPr>
          <w:t>Dothideomycetes</w:t>
        </w:r>
        <w:proofErr w:type="spellEnd"/>
        <w:r w:rsidR="00C34120">
          <w:rPr>
            <w:rFonts w:ascii="Times New Roman" w:eastAsia="Times New Roman" w:hAnsi="Times New Roman" w:cs="Times New Roman"/>
            <w:sz w:val="24"/>
            <w:szCs w:val="24"/>
          </w:rPr>
          <w:t xml:space="preserve"> </w:t>
        </w:r>
      </w:ins>
      <w:ins w:id="94" w:author="Marand, Mariam Hosseini - (mhmarand)" w:date="2023-12-13T00:23:00Z">
        <w:r w:rsidR="00C34120">
          <w:rPr>
            <w:rFonts w:ascii="Times New Roman" w:eastAsia="Times New Roman" w:hAnsi="Times New Roman" w:cs="Times New Roman"/>
            <w:sz w:val="24"/>
            <w:szCs w:val="24"/>
          </w:rPr>
          <w:t xml:space="preserve">followed by </w:t>
        </w:r>
        <w:proofErr w:type="spellStart"/>
        <w:r w:rsidR="00C34120">
          <w:rPr>
            <w:rFonts w:ascii="Times New Roman" w:eastAsia="Times New Roman" w:hAnsi="Times New Roman" w:cs="Times New Roman"/>
            <w:sz w:val="24"/>
            <w:szCs w:val="24"/>
          </w:rPr>
          <w:t>Sordariomycetes</w:t>
        </w:r>
        <w:proofErr w:type="spellEnd"/>
        <w:r w:rsidR="00C34120">
          <w:rPr>
            <w:rFonts w:ascii="Times New Roman" w:eastAsia="Times New Roman" w:hAnsi="Times New Roman" w:cs="Times New Roman"/>
            <w:sz w:val="24"/>
            <w:szCs w:val="24"/>
          </w:rPr>
          <w:t xml:space="preserve"> and from there minor class distributions were varied by location. </w:t>
        </w:r>
      </w:ins>
    </w:p>
    <w:p w14:paraId="61AC40EF" w14:textId="77777777" w:rsidR="00F3510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534E5A7" wp14:editId="7AD45C40">
            <wp:extent cx="5248275" cy="4219575"/>
            <wp:effectExtent l="0" t="0" r="9525" b="952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3"/>
                    <a:srcRect/>
                    <a:stretch>
                      <a:fillRect/>
                    </a:stretch>
                  </pic:blipFill>
                  <pic:spPr>
                    <a:xfrm>
                      <a:off x="0" y="0"/>
                      <a:ext cx="5248799" cy="4219996"/>
                    </a:xfrm>
                    <a:prstGeom prst="rect">
                      <a:avLst/>
                    </a:prstGeom>
                    <a:ln/>
                  </pic:spPr>
                </pic:pic>
              </a:graphicData>
            </a:graphic>
          </wp:inline>
        </w:drawing>
      </w:r>
      <w:r>
        <w:br w:type="page"/>
      </w:r>
    </w:p>
    <w:p w14:paraId="2843EF9C" w14:textId="77777777" w:rsidR="00F3510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0F0FB6BD" w14:textId="62ABD164" w:rsidR="00F3510F" w:rsidRPr="00924E98" w:rsidRDefault="00000000">
      <w:pPr>
        <w:widowControl w:val="0"/>
        <w:spacing w:after="240"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w:t>
      </w:r>
    </w:p>
    <w:p w14:paraId="03E7111E"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34">
        <w:r w:rsidRPr="00924E98">
          <w:rPr>
            <w:rFonts w:ascii="Times New Roman" w:hAnsi="Times New Roman" w:cs="Times New Roman"/>
            <w:sz w:val="24"/>
            <w:szCs w:val="24"/>
          </w:rPr>
          <w:t xml:space="preserve">Ali, A. H., Abdelrahman, M., Radwan, U., El-Zayat, S., &amp; El-Sayed, M. A. (2018). Effect of Thermomyces fungal endophyte isolated from extreme hot desert-adapted plant on heat stress tolerance of cucumber. </w:t>
        </w:r>
      </w:hyperlink>
      <w:hyperlink r:id="rId135">
        <w:r w:rsidRPr="00924E98">
          <w:rPr>
            <w:rFonts w:ascii="Times New Roman" w:hAnsi="Times New Roman" w:cs="Times New Roman"/>
            <w:i/>
            <w:sz w:val="24"/>
            <w:szCs w:val="24"/>
          </w:rPr>
          <w:t>Applied Soil Ecology</w:t>
        </w:r>
      </w:hyperlink>
      <w:hyperlink r:id="rId136">
        <w:r w:rsidRPr="00924E98">
          <w:rPr>
            <w:rFonts w:ascii="Times New Roman" w:hAnsi="Times New Roman" w:cs="Times New Roman"/>
            <w:sz w:val="24"/>
            <w:szCs w:val="24"/>
          </w:rPr>
          <w:t xml:space="preserve">, </w:t>
        </w:r>
      </w:hyperlink>
      <w:hyperlink r:id="rId137">
        <w:r w:rsidRPr="00924E98">
          <w:rPr>
            <w:rFonts w:ascii="Times New Roman" w:hAnsi="Times New Roman" w:cs="Times New Roman"/>
            <w:i/>
            <w:sz w:val="24"/>
            <w:szCs w:val="24"/>
          </w:rPr>
          <w:t>124</w:t>
        </w:r>
      </w:hyperlink>
      <w:hyperlink r:id="rId138">
        <w:r w:rsidRPr="00924E98">
          <w:rPr>
            <w:rFonts w:ascii="Times New Roman" w:hAnsi="Times New Roman" w:cs="Times New Roman"/>
            <w:sz w:val="24"/>
            <w:szCs w:val="24"/>
          </w:rPr>
          <w:t>, 155–162. https://doi.org/10.1016/j.apsoil.2017.11.004</w:t>
        </w:r>
      </w:hyperlink>
    </w:p>
    <w:p w14:paraId="52886CA3"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139">
        <w:r w:rsidRPr="00924E98">
          <w:rPr>
            <w:rFonts w:ascii="Times New Roman" w:hAnsi="Times New Roman" w:cs="Times New Roman"/>
            <w:sz w:val="24"/>
            <w:szCs w:val="24"/>
          </w:rPr>
          <w:t xml:space="preserve">Ali, A. H., Radwan, U., El-Zayat, S., &amp; El-Sayed, M. A. (n.d.). </w:t>
        </w:r>
      </w:hyperlink>
      <w:hyperlink r:id="rId140">
        <w:r w:rsidRPr="00924E98">
          <w:rPr>
            <w:rFonts w:ascii="Times New Roman" w:hAnsi="Times New Roman" w:cs="Times New Roman"/>
            <w:i/>
            <w:sz w:val="24"/>
            <w:szCs w:val="24"/>
          </w:rPr>
          <w:t>Desert Plant-Fungal Endophytic Association: The Beneficial Aspects to their Hosts</w:t>
        </w:r>
      </w:hyperlink>
      <w:hyperlink r:id="rId141">
        <w:r w:rsidRPr="00924E98">
          <w:rPr>
            <w:rFonts w:ascii="Times New Roman" w:hAnsi="Times New Roman" w:cs="Times New Roman"/>
            <w:sz w:val="24"/>
            <w:szCs w:val="24"/>
          </w:rPr>
          <w:t>.</w:t>
        </w:r>
      </w:hyperlink>
    </w:p>
    <w:p w14:paraId="668C025E" w14:textId="77777777" w:rsidR="006A5FF3" w:rsidRPr="00924E98" w:rsidRDefault="006A5FF3" w:rsidP="006A5FF3">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Andrews, S. (2010). </w:t>
      </w:r>
      <w:proofErr w:type="spellStart"/>
      <w:r w:rsidRPr="00924E98">
        <w:rPr>
          <w:rFonts w:ascii="Times New Roman" w:eastAsia="Times New Roman" w:hAnsi="Times New Roman" w:cs="Times New Roman"/>
          <w:sz w:val="24"/>
          <w:szCs w:val="24"/>
        </w:rPr>
        <w:t>FastQC</w:t>
      </w:r>
      <w:proofErr w:type="spellEnd"/>
      <w:r w:rsidRPr="00924E98">
        <w:rPr>
          <w:rFonts w:ascii="Times New Roman" w:eastAsia="Times New Roman" w:hAnsi="Times New Roman" w:cs="Times New Roman"/>
          <w:sz w:val="24"/>
          <w:szCs w:val="24"/>
        </w:rPr>
        <w:t>: A Quality Control Tool for High Throughput Sequence Data [Online]. Available online at: http://www.bioinformatics.babraham.ac.uk/projects/fastqc/</w:t>
      </w:r>
    </w:p>
    <w:p w14:paraId="210561F7" w14:textId="25B701B6" w:rsidR="006A5FF3" w:rsidRPr="00924E98" w:rsidRDefault="00000000" w:rsidP="006A5FF3">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2">
        <w:r w:rsidR="006A5FF3" w:rsidRPr="00924E98">
          <w:rPr>
            <w:rFonts w:ascii="Times New Roman" w:eastAsia="Times New Roman" w:hAnsi="Times New Roman" w:cs="Times New Roman"/>
            <w:sz w:val="24"/>
            <w:szCs w:val="24"/>
          </w:rPr>
          <w:t>https://doi.org/10.1007/s00425-018-2982-y</w:t>
        </w:r>
      </w:hyperlink>
    </w:p>
    <w:p w14:paraId="56BC80A8"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3">
        <w:r w:rsidRPr="00924E98">
          <w:rPr>
            <w:rFonts w:ascii="Times New Roman" w:hAnsi="Times New Roman" w:cs="Times New Roman"/>
            <w:sz w:val="24"/>
            <w:szCs w:val="24"/>
          </w:rPr>
          <w:t xml:space="preserve">Archer, S. R., &amp; Predick, K. I. (2008). Climate Change and Ecosystems of the Southwestern United States. </w:t>
        </w:r>
      </w:hyperlink>
      <w:hyperlink r:id="rId144">
        <w:r w:rsidRPr="00924E98">
          <w:rPr>
            <w:rFonts w:ascii="Times New Roman" w:hAnsi="Times New Roman" w:cs="Times New Roman"/>
            <w:i/>
            <w:sz w:val="24"/>
            <w:szCs w:val="24"/>
          </w:rPr>
          <w:t>Rangelands</w:t>
        </w:r>
      </w:hyperlink>
      <w:hyperlink r:id="rId145">
        <w:r w:rsidRPr="00924E98">
          <w:rPr>
            <w:rFonts w:ascii="Times New Roman" w:hAnsi="Times New Roman" w:cs="Times New Roman"/>
            <w:sz w:val="24"/>
            <w:szCs w:val="24"/>
          </w:rPr>
          <w:t xml:space="preserve">, </w:t>
        </w:r>
      </w:hyperlink>
      <w:hyperlink r:id="rId146">
        <w:r w:rsidRPr="00924E98">
          <w:rPr>
            <w:rFonts w:ascii="Times New Roman" w:hAnsi="Times New Roman" w:cs="Times New Roman"/>
            <w:i/>
            <w:sz w:val="24"/>
            <w:szCs w:val="24"/>
          </w:rPr>
          <w:t>30</w:t>
        </w:r>
      </w:hyperlink>
      <w:hyperlink r:id="rId147">
        <w:r w:rsidRPr="00924E98">
          <w:rPr>
            <w:rFonts w:ascii="Times New Roman" w:hAnsi="Times New Roman" w:cs="Times New Roman"/>
            <w:sz w:val="24"/>
            <w:szCs w:val="24"/>
          </w:rPr>
          <w:t>(3), 23–28. https://doi.org/10.2111/1551-501X(2008)30[23:CCAEOT]2.0.CO;2</w:t>
        </w:r>
      </w:hyperlink>
    </w:p>
    <w:p w14:paraId="18A085E6"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48">
        <w:r w:rsidRPr="00924E98">
          <w:rPr>
            <w:rFonts w:ascii="Times New Roman" w:hAnsi="Times New Roman" w:cs="Times New Roman"/>
            <w:sz w:val="24"/>
            <w:szCs w:val="24"/>
          </w:rPr>
          <w:t xml:space="preserve">Arnold, A. E. (2007). Understanding the diversity of foliar endophytic fungi: Progress, challenges, and frontiers. </w:t>
        </w:r>
      </w:hyperlink>
      <w:hyperlink r:id="rId149">
        <w:r w:rsidRPr="00924E98">
          <w:rPr>
            <w:rFonts w:ascii="Times New Roman" w:hAnsi="Times New Roman" w:cs="Times New Roman"/>
            <w:i/>
            <w:sz w:val="24"/>
            <w:szCs w:val="24"/>
          </w:rPr>
          <w:t>Fungal Biology Reviews</w:t>
        </w:r>
      </w:hyperlink>
      <w:hyperlink r:id="rId150">
        <w:r w:rsidRPr="00924E98">
          <w:rPr>
            <w:rFonts w:ascii="Times New Roman" w:hAnsi="Times New Roman" w:cs="Times New Roman"/>
            <w:sz w:val="24"/>
            <w:szCs w:val="24"/>
          </w:rPr>
          <w:t xml:space="preserve">, </w:t>
        </w:r>
      </w:hyperlink>
      <w:hyperlink r:id="rId151">
        <w:r w:rsidRPr="00924E98">
          <w:rPr>
            <w:rFonts w:ascii="Times New Roman" w:hAnsi="Times New Roman" w:cs="Times New Roman"/>
            <w:i/>
            <w:sz w:val="24"/>
            <w:szCs w:val="24"/>
          </w:rPr>
          <w:t>21</w:t>
        </w:r>
      </w:hyperlink>
      <w:hyperlink r:id="rId152">
        <w:r w:rsidRPr="00924E98">
          <w:rPr>
            <w:rFonts w:ascii="Times New Roman" w:hAnsi="Times New Roman" w:cs="Times New Roman"/>
            <w:sz w:val="24"/>
            <w:szCs w:val="24"/>
          </w:rPr>
          <w:t>(2–3), 51–66. https://doi.org/10.1016/j.fbr.2007.05.003</w:t>
        </w:r>
      </w:hyperlink>
    </w:p>
    <w:p w14:paraId="613D8C5D"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3">
        <w:r w:rsidRPr="00924E98">
          <w:rPr>
            <w:rFonts w:ascii="Times New Roman" w:hAnsi="Times New Roman" w:cs="Times New Roman"/>
            <w:sz w:val="24"/>
            <w:szCs w:val="24"/>
          </w:rPr>
          <w:t xml:space="preserve">Arnold, A. E., &amp; Lutzoni, F. (2007). Diversity and host range of foliar fungal endophytes: Are tropical leaves biodiversity hotspots? </w:t>
        </w:r>
      </w:hyperlink>
      <w:hyperlink r:id="rId154">
        <w:r w:rsidRPr="00924E98">
          <w:rPr>
            <w:rFonts w:ascii="Times New Roman" w:hAnsi="Times New Roman" w:cs="Times New Roman"/>
            <w:i/>
            <w:sz w:val="24"/>
            <w:szCs w:val="24"/>
          </w:rPr>
          <w:t>Ecology</w:t>
        </w:r>
      </w:hyperlink>
      <w:hyperlink r:id="rId155">
        <w:r w:rsidRPr="00924E98">
          <w:rPr>
            <w:rFonts w:ascii="Times New Roman" w:hAnsi="Times New Roman" w:cs="Times New Roman"/>
            <w:sz w:val="24"/>
            <w:szCs w:val="24"/>
          </w:rPr>
          <w:t xml:space="preserve">, </w:t>
        </w:r>
      </w:hyperlink>
      <w:hyperlink r:id="rId156">
        <w:r w:rsidRPr="00924E98">
          <w:rPr>
            <w:rFonts w:ascii="Times New Roman" w:hAnsi="Times New Roman" w:cs="Times New Roman"/>
            <w:i/>
            <w:sz w:val="24"/>
            <w:szCs w:val="24"/>
          </w:rPr>
          <w:t>88</w:t>
        </w:r>
      </w:hyperlink>
      <w:hyperlink r:id="rId157">
        <w:r w:rsidRPr="00924E98">
          <w:rPr>
            <w:rFonts w:ascii="Times New Roman" w:hAnsi="Times New Roman" w:cs="Times New Roman"/>
            <w:sz w:val="24"/>
            <w:szCs w:val="24"/>
          </w:rPr>
          <w:t>(3), 541–549. https://doi.org/10.1890/05-1459</w:t>
        </w:r>
      </w:hyperlink>
    </w:p>
    <w:p w14:paraId="113EB463"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8">
        <w:r w:rsidRPr="00924E98">
          <w:rPr>
            <w:rFonts w:ascii="Times New Roman" w:hAnsi="Times New Roman" w:cs="Times New Roman"/>
            <w:sz w:val="24"/>
            <w:szCs w:val="24"/>
          </w:rPr>
          <w:t xml:space="preserve">Arnold, A. E., Mejía, L. C., Kyllo, D., Rojas, E. I., Maynard, Z., Robbins, N., &amp; Herre, E. A. (2003). Fungal endophytes limit pathogen damage in a tropical tree. </w:t>
        </w:r>
      </w:hyperlink>
      <w:hyperlink r:id="rId159">
        <w:r w:rsidRPr="00924E98">
          <w:rPr>
            <w:rFonts w:ascii="Times New Roman" w:hAnsi="Times New Roman" w:cs="Times New Roman"/>
            <w:i/>
            <w:sz w:val="24"/>
            <w:szCs w:val="24"/>
          </w:rPr>
          <w:t>Proceedings of the National Academy of Sciences of the United States of America</w:t>
        </w:r>
      </w:hyperlink>
      <w:hyperlink r:id="rId160">
        <w:r w:rsidRPr="00924E98">
          <w:rPr>
            <w:rFonts w:ascii="Times New Roman" w:hAnsi="Times New Roman" w:cs="Times New Roman"/>
            <w:sz w:val="24"/>
            <w:szCs w:val="24"/>
          </w:rPr>
          <w:t xml:space="preserve">, </w:t>
        </w:r>
      </w:hyperlink>
      <w:hyperlink r:id="rId161">
        <w:r w:rsidRPr="00924E98">
          <w:rPr>
            <w:rFonts w:ascii="Times New Roman" w:hAnsi="Times New Roman" w:cs="Times New Roman"/>
            <w:i/>
            <w:sz w:val="24"/>
            <w:szCs w:val="24"/>
          </w:rPr>
          <w:t>100</w:t>
        </w:r>
      </w:hyperlink>
      <w:hyperlink r:id="rId162">
        <w:r w:rsidRPr="00924E98">
          <w:rPr>
            <w:rFonts w:ascii="Times New Roman" w:hAnsi="Times New Roman" w:cs="Times New Roman"/>
            <w:sz w:val="24"/>
            <w:szCs w:val="24"/>
          </w:rPr>
          <w:t xml:space="preserve">(26), 15649–15654. </w:t>
        </w:r>
        <w:r w:rsidRPr="00924E98">
          <w:rPr>
            <w:rFonts w:ascii="Times New Roman" w:hAnsi="Times New Roman" w:cs="Times New Roman"/>
            <w:sz w:val="24"/>
            <w:szCs w:val="24"/>
          </w:rPr>
          <w:lastRenderedPageBreak/>
          <w:t>https://doi.org/10.1073/pnas.2533483100</w:t>
        </w:r>
      </w:hyperlink>
    </w:p>
    <w:p w14:paraId="2D9B0352"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63">
        <w:r w:rsidRPr="00924E98">
          <w:rPr>
            <w:rFonts w:ascii="Times New Roman" w:hAnsi="Times New Roman" w:cs="Times New Roman"/>
            <w:sz w:val="24"/>
            <w:szCs w:val="24"/>
          </w:rPr>
          <w:t xml:space="preserve">Bascompte, J., García, M. B., Ortega, R., Rezende, E. L., &amp; Pironon, S. (2019). Mutualistic interactions reshuffle the effects of climate change on plants across the tree of life. </w:t>
        </w:r>
      </w:hyperlink>
      <w:hyperlink r:id="rId164">
        <w:r w:rsidRPr="00924E98">
          <w:rPr>
            <w:rFonts w:ascii="Times New Roman" w:hAnsi="Times New Roman" w:cs="Times New Roman"/>
            <w:i/>
            <w:sz w:val="24"/>
            <w:szCs w:val="24"/>
          </w:rPr>
          <w:t>Science Advances</w:t>
        </w:r>
      </w:hyperlink>
      <w:hyperlink r:id="rId165">
        <w:r w:rsidRPr="00924E98">
          <w:rPr>
            <w:rFonts w:ascii="Times New Roman" w:hAnsi="Times New Roman" w:cs="Times New Roman"/>
            <w:sz w:val="24"/>
            <w:szCs w:val="24"/>
          </w:rPr>
          <w:t xml:space="preserve">, </w:t>
        </w:r>
      </w:hyperlink>
      <w:hyperlink r:id="rId166">
        <w:r w:rsidRPr="00924E98">
          <w:rPr>
            <w:rFonts w:ascii="Times New Roman" w:hAnsi="Times New Roman" w:cs="Times New Roman"/>
            <w:i/>
            <w:sz w:val="24"/>
            <w:szCs w:val="24"/>
          </w:rPr>
          <w:t>5</w:t>
        </w:r>
      </w:hyperlink>
      <w:hyperlink r:id="rId167">
        <w:r w:rsidRPr="00924E98">
          <w:rPr>
            <w:rFonts w:ascii="Times New Roman" w:hAnsi="Times New Roman" w:cs="Times New Roman"/>
            <w:sz w:val="24"/>
            <w:szCs w:val="24"/>
          </w:rPr>
          <w:t>(5), eaav2539. https://doi.org/10.1126/sciadv.aav2539</w:t>
        </w:r>
      </w:hyperlink>
    </w:p>
    <w:p w14:paraId="2EDB33F6"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68">
        <w:r w:rsidRPr="00924E98">
          <w:rPr>
            <w:rFonts w:ascii="Times New Roman" w:hAnsi="Times New Roman" w:cs="Times New Roman"/>
            <w:sz w:val="24"/>
            <w:szCs w:val="24"/>
          </w:rPr>
          <w:t xml:space="preserve">Bates, S. T., Nash, T. H., &amp; Garcia-Pichel, F. (2012). Patterns of diversity for fungal assemblages of biological soil crusts from the southwestern United States. </w:t>
        </w:r>
      </w:hyperlink>
      <w:hyperlink r:id="rId169">
        <w:r w:rsidRPr="00924E98">
          <w:rPr>
            <w:rFonts w:ascii="Times New Roman" w:hAnsi="Times New Roman" w:cs="Times New Roman"/>
            <w:i/>
            <w:sz w:val="24"/>
            <w:szCs w:val="24"/>
          </w:rPr>
          <w:t>Mycologia</w:t>
        </w:r>
      </w:hyperlink>
      <w:hyperlink r:id="rId170">
        <w:r w:rsidRPr="00924E98">
          <w:rPr>
            <w:rFonts w:ascii="Times New Roman" w:hAnsi="Times New Roman" w:cs="Times New Roman"/>
            <w:sz w:val="24"/>
            <w:szCs w:val="24"/>
          </w:rPr>
          <w:t xml:space="preserve">, </w:t>
        </w:r>
      </w:hyperlink>
      <w:hyperlink r:id="rId171">
        <w:r w:rsidRPr="00924E98">
          <w:rPr>
            <w:rFonts w:ascii="Times New Roman" w:hAnsi="Times New Roman" w:cs="Times New Roman"/>
            <w:i/>
            <w:sz w:val="24"/>
            <w:szCs w:val="24"/>
          </w:rPr>
          <w:t>104</w:t>
        </w:r>
      </w:hyperlink>
      <w:hyperlink r:id="rId172">
        <w:r w:rsidRPr="00924E98">
          <w:rPr>
            <w:rFonts w:ascii="Times New Roman" w:hAnsi="Times New Roman" w:cs="Times New Roman"/>
            <w:sz w:val="24"/>
            <w:szCs w:val="24"/>
          </w:rPr>
          <w:t>(2), 353–361. https://doi.org/10.3852/11-232</w:t>
        </w:r>
      </w:hyperlink>
    </w:p>
    <w:p w14:paraId="2A652FAC"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3">
        <w:r w:rsidRPr="00924E98">
          <w:rPr>
            <w:rFonts w:ascii="Times New Roman" w:hAnsi="Times New Roman" w:cs="Times New Roman"/>
            <w:sz w:val="24"/>
            <w:szCs w:val="24"/>
          </w:rPr>
          <w:t xml:space="preserve">Belnap, J. (1995). Surface disturbances: Their role in accelerating desertification. </w:t>
        </w:r>
      </w:hyperlink>
      <w:hyperlink r:id="rId174">
        <w:r w:rsidRPr="00924E98">
          <w:rPr>
            <w:rFonts w:ascii="Times New Roman" w:hAnsi="Times New Roman" w:cs="Times New Roman"/>
            <w:i/>
            <w:sz w:val="24"/>
            <w:szCs w:val="24"/>
          </w:rPr>
          <w:t>Environmental Monitoring and Assessment</w:t>
        </w:r>
      </w:hyperlink>
      <w:hyperlink r:id="rId175">
        <w:r w:rsidRPr="00924E98">
          <w:rPr>
            <w:rFonts w:ascii="Times New Roman" w:hAnsi="Times New Roman" w:cs="Times New Roman"/>
            <w:sz w:val="24"/>
            <w:szCs w:val="24"/>
          </w:rPr>
          <w:t xml:space="preserve">, </w:t>
        </w:r>
      </w:hyperlink>
      <w:hyperlink r:id="rId176">
        <w:r w:rsidRPr="00924E98">
          <w:rPr>
            <w:rFonts w:ascii="Times New Roman" w:hAnsi="Times New Roman" w:cs="Times New Roman"/>
            <w:i/>
            <w:sz w:val="24"/>
            <w:szCs w:val="24"/>
          </w:rPr>
          <w:t>37</w:t>
        </w:r>
      </w:hyperlink>
      <w:hyperlink r:id="rId177">
        <w:r w:rsidRPr="00924E98">
          <w:rPr>
            <w:rFonts w:ascii="Times New Roman" w:hAnsi="Times New Roman" w:cs="Times New Roman"/>
            <w:sz w:val="24"/>
            <w:szCs w:val="24"/>
          </w:rPr>
          <w:t>(1), 39–57. https://doi.org/10.1007/BF00546879</w:t>
        </w:r>
      </w:hyperlink>
    </w:p>
    <w:p w14:paraId="06E2A205"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78">
        <w:r w:rsidRPr="00924E98">
          <w:rPr>
            <w:rFonts w:ascii="Times New Roman" w:hAnsi="Times New Roman" w:cs="Times New Roman"/>
            <w:sz w:val="24"/>
            <w:szCs w:val="24"/>
          </w:rPr>
          <w:t xml:space="preserve">Belnap, J., &amp; Lange, O. L. (Eds.). (2003). </w:t>
        </w:r>
      </w:hyperlink>
      <w:hyperlink r:id="rId179">
        <w:r w:rsidRPr="00924E98">
          <w:rPr>
            <w:rFonts w:ascii="Times New Roman" w:hAnsi="Times New Roman" w:cs="Times New Roman"/>
            <w:i/>
            <w:sz w:val="24"/>
            <w:szCs w:val="24"/>
          </w:rPr>
          <w:t>Biological Soil Crusts: Structure, Function, and Management</w:t>
        </w:r>
      </w:hyperlink>
      <w:hyperlink r:id="rId180">
        <w:r w:rsidRPr="00924E98">
          <w:rPr>
            <w:rFonts w:ascii="Times New Roman" w:hAnsi="Times New Roman" w:cs="Times New Roman"/>
            <w:sz w:val="24"/>
            <w:szCs w:val="24"/>
          </w:rPr>
          <w:t xml:space="preserve"> (Vol. 150). Springer Berlin Heidelberg. https://doi.org/10.1007/978-3-642-56475-8</w:t>
        </w:r>
      </w:hyperlink>
    </w:p>
    <w:p w14:paraId="3F6E46B3"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81">
        <w:r w:rsidRPr="00924E98">
          <w:rPr>
            <w:rFonts w:ascii="Times New Roman" w:hAnsi="Times New Roman" w:cs="Times New Roman"/>
            <w:sz w:val="24"/>
            <w:szCs w:val="24"/>
          </w:rPr>
          <w:t xml:space="preserve">Berbee, M. L., James, T. Y., &amp; Strullu-Derrien, C. (2017). Early Diverging Fungi: Diversity and Impact at the Dawn of Terrestrial Life. </w:t>
        </w:r>
      </w:hyperlink>
      <w:hyperlink r:id="rId182">
        <w:r w:rsidRPr="00924E98">
          <w:rPr>
            <w:rFonts w:ascii="Times New Roman" w:hAnsi="Times New Roman" w:cs="Times New Roman"/>
            <w:i/>
            <w:sz w:val="24"/>
            <w:szCs w:val="24"/>
          </w:rPr>
          <w:t>Annual Review of Microbiology</w:t>
        </w:r>
      </w:hyperlink>
      <w:hyperlink r:id="rId183">
        <w:r w:rsidRPr="00924E98">
          <w:rPr>
            <w:rFonts w:ascii="Times New Roman" w:hAnsi="Times New Roman" w:cs="Times New Roman"/>
            <w:sz w:val="24"/>
            <w:szCs w:val="24"/>
          </w:rPr>
          <w:t xml:space="preserve">, </w:t>
        </w:r>
      </w:hyperlink>
      <w:hyperlink r:id="rId184">
        <w:r w:rsidRPr="00924E98">
          <w:rPr>
            <w:rFonts w:ascii="Times New Roman" w:hAnsi="Times New Roman" w:cs="Times New Roman"/>
            <w:i/>
            <w:sz w:val="24"/>
            <w:szCs w:val="24"/>
          </w:rPr>
          <w:t>71</w:t>
        </w:r>
      </w:hyperlink>
      <w:hyperlink r:id="rId185">
        <w:r w:rsidRPr="00924E98">
          <w:rPr>
            <w:rFonts w:ascii="Times New Roman" w:hAnsi="Times New Roman" w:cs="Times New Roman"/>
            <w:sz w:val="24"/>
            <w:szCs w:val="24"/>
          </w:rPr>
          <w:t>(1), 41–60. https://doi.org/10.1146/annurev-micro-030117-020324</w:t>
        </w:r>
      </w:hyperlink>
    </w:p>
    <w:p w14:paraId="049B134D"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186">
        <w:r w:rsidRPr="00924E98">
          <w:rPr>
            <w:rFonts w:ascii="Times New Roman" w:hAnsi="Times New Roman" w:cs="Times New Roman"/>
            <w:sz w:val="24"/>
            <w:szCs w:val="24"/>
          </w:rPr>
          <w:t xml:space="preserve">Bowker, M. A., Doherty, K. D., Antoninka, A. J., Ramsey, P. W., DuPre, M. E., &amp; Durham, R. A. (2022). Biocrusts Influence Vascular Plant Community Development, Promoting Native Plant Dominance. </w:t>
        </w:r>
      </w:hyperlink>
      <w:hyperlink r:id="rId187">
        <w:r w:rsidRPr="00924E98">
          <w:rPr>
            <w:rFonts w:ascii="Times New Roman" w:hAnsi="Times New Roman" w:cs="Times New Roman"/>
            <w:i/>
            <w:sz w:val="24"/>
            <w:szCs w:val="24"/>
          </w:rPr>
          <w:t>Frontiers in Ecology and Evolution</w:t>
        </w:r>
      </w:hyperlink>
      <w:hyperlink r:id="rId188">
        <w:r w:rsidRPr="00924E98">
          <w:rPr>
            <w:rFonts w:ascii="Times New Roman" w:hAnsi="Times New Roman" w:cs="Times New Roman"/>
            <w:sz w:val="24"/>
            <w:szCs w:val="24"/>
          </w:rPr>
          <w:t xml:space="preserve">, </w:t>
        </w:r>
      </w:hyperlink>
      <w:hyperlink r:id="rId189">
        <w:r w:rsidRPr="00924E98">
          <w:rPr>
            <w:rFonts w:ascii="Times New Roman" w:hAnsi="Times New Roman" w:cs="Times New Roman"/>
            <w:i/>
            <w:sz w:val="24"/>
            <w:szCs w:val="24"/>
          </w:rPr>
          <w:t>10</w:t>
        </w:r>
      </w:hyperlink>
      <w:hyperlink r:id="rId190">
        <w:r w:rsidRPr="00924E98">
          <w:rPr>
            <w:rFonts w:ascii="Times New Roman" w:hAnsi="Times New Roman" w:cs="Times New Roman"/>
            <w:sz w:val="24"/>
            <w:szCs w:val="24"/>
          </w:rPr>
          <w:t>, 840324. https://doi.org/10.3389/fevo.2022.840324</w:t>
        </w:r>
      </w:hyperlink>
    </w:p>
    <w:p w14:paraId="73538CB3" w14:textId="7E905A28" w:rsidR="00962944" w:rsidRPr="00962944"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Brosi GB Nelson JA McCulley RL Classen AT Norby R (2009) </w:t>
      </w:r>
      <w:r w:rsidRPr="00924E98">
        <w:rPr>
          <w:rFonts w:ascii="Times New Roman" w:eastAsia="Times New Roman" w:hAnsi="Times New Roman" w:cs="Times New Roman"/>
          <w:i/>
          <w:sz w:val="24"/>
          <w:szCs w:val="24"/>
        </w:rPr>
        <w:t xml:space="preserve">PS 45–40: </w:t>
      </w:r>
      <w:r w:rsidRPr="00924E98">
        <w:rPr>
          <w:rFonts w:ascii="Times New Roman" w:eastAsia="Times New Roman" w:hAnsi="Times New Roman" w:cs="Times New Roman"/>
          <w:sz w:val="24"/>
          <w:szCs w:val="24"/>
        </w:rPr>
        <w:t>Global change factors interact with fungal endophyte symbiosis to determine tall fescue litter chemistry. The 94th ESA Annual Meeting, PS5–40.</w:t>
      </w:r>
    </w:p>
    <w:p w14:paraId="234A909E" w14:textId="77777777" w:rsidR="00962944" w:rsidRPr="00924E98" w:rsidRDefault="00962944" w:rsidP="00962944">
      <w:pPr>
        <w:spacing w:line="480" w:lineRule="auto"/>
        <w:ind w:left="720" w:hanging="720"/>
        <w:rPr>
          <w:rFonts w:ascii="Times New Roman" w:eastAsia="Times New Roman" w:hAnsi="Times New Roman" w:cs="Times New Roman"/>
          <w:sz w:val="24"/>
          <w:szCs w:val="24"/>
        </w:rPr>
      </w:pPr>
      <w:proofErr w:type="spellStart"/>
      <w:r w:rsidRPr="00924E98">
        <w:rPr>
          <w:rFonts w:ascii="Times New Roman" w:eastAsia="Times New Roman" w:hAnsi="Times New Roman" w:cs="Times New Roman"/>
          <w:sz w:val="24"/>
          <w:szCs w:val="24"/>
        </w:rPr>
        <w:lastRenderedPageBreak/>
        <w:t>Büdel</w:t>
      </w:r>
      <w:proofErr w:type="spellEnd"/>
      <w:r w:rsidRPr="00924E98">
        <w:rPr>
          <w:rFonts w:ascii="Times New Roman" w:eastAsia="Times New Roman" w:hAnsi="Times New Roman" w:cs="Times New Roman"/>
          <w:sz w:val="24"/>
          <w:szCs w:val="24"/>
        </w:rPr>
        <w:t xml:space="preserve"> B, Lange OL (1994) The role of cortical and </w:t>
      </w:r>
      <w:proofErr w:type="spellStart"/>
      <w:r w:rsidRPr="00924E98">
        <w:rPr>
          <w:rFonts w:ascii="Times New Roman" w:eastAsia="Times New Roman" w:hAnsi="Times New Roman" w:cs="Times New Roman"/>
          <w:sz w:val="24"/>
          <w:szCs w:val="24"/>
        </w:rPr>
        <w:t>epinecral</w:t>
      </w:r>
      <w:proofErr w:type="spellEnd"/>
      <w:r w:rsidRPr="00924E98">
        <w:rPr>
          <w:rFonts w:ascii="Times New Roman" w:eastAsia="Times New Roman" w:hAnsi="Times New Roman" w:cs="Times New Roman"/>
          <w:sz w:val="24"/>
          <w:szCs w:val="24"/>
        </w:rPr>
        <w:t xml:space="preserve"> layers in the lichen genus </w:t>
      </w:r>
      <w:proofErr w:type="spellStart"/>
      <w:r w:rsidRPr="00924E98">
        <w:rPr>
          <w:rFonts w:ascii="Times New Roman" w:eastAsia="Times New Roman" w:hAnsi="Times New Roman" w:cs="Times New Roman"/>
          <w:sz w:val="24"/>
          <w:szCs w:val="24"/>
        </w:rPr>
        <w:t>Peltula</w:t>
      </w:r>
      <w:proofErr w:type="spellEnd"/>
      <w:r w:rsidRPr="00924E98">
        <w:rPr>
          <w:rFonts w:ascii="Times New Roman" w:eastAsia="Times New Roman" w:hAnsi="Times New Roman" w:cs="Times New Roman"/>
          <w:sz w:val="24"/>
          <w:szCs w:val="24"/>
        </w:rPr>
        <w:t>. Cryptogam Bot 4:262–269</w:t>
      </w:r>
      <w:r>
        <w:rPr>
          <w:rFonts w:ascii="Times New Roman" w:eastAsia="Times New Roman" w:hAnsi="Times New Roman" w:cs="Times New Roman"/>
          <w:sz w:val="24"/>
          <w:szCs w:val="24"/>
        </w:rPr>
        <w:t xml:space="preserve"> </w:t>
      </w:r>
      <w:hyperlink r:id="rId191" w:history="1">
        <w:r w:rsidRPr="0014003A">
          <w:rPr>
            <w:rStyle w:val="Hyperlink"/>
            <w:rFonts w:ascii="Times New Roman" w:eastAsia="Times New Roman" w:hAnsi="Times New Roman" w:cs="Times New Roman"/>
            <w:sz w:val="24"/>
            <w:szCs w:val="24"/>
          </w:rPr>
          <w:t>https://doi.org/10.1111/j.1574-6941.2009.00794.x</w:t>
        </w:r>
      </w:hyperlink>
    </w:p>
    <w:p w14:paraId="7E9ACDB8" w14:textId="77777777" w:rsidR="00962944" w:rsidRDefault="00962944" w:rsidP="00962944">
      <w:pPr>
        <w:widowControl w:val="0"/>
        <w:pBdr>
          <w:top w:val="nil"/>
          <w:left w:val="nil"/>
          <w:bottom w:val="nil"/>
          <w:right w:val="nil"/>
          <w:between w:val="nil"/>
        </w:pBdr>
        <w:spacing w:line="480" w:lineRule="auto"/>
        <w:ind w:left="720" w:hanging="720"/>
        <w:rPr>
          <w:rFonts w:ascii="Times New Roman" w:eastAsia="Roboto" w:hAnsi="Times New Roman" w:cs="Times New Roman"/>
          <w:sz w:val="24"/>
          <w:szCs w:val="24"/>
        </w:rPr>
      </w:pPr>
      <w:r w:rsidRPr="00924E98">
        <w:rPr>
          <w:rFonts w:ascii="Times New Roman" w:eastAsia="Roboto" w:hAnsi="Times New Roman" w:cs="Times New Roman"/>
          <w:sz w:val="24"/>
          <w:szCs w:val="24"/>
        </w:rPr>
        <w:t>Bowman, E.A., A.E. Arnold. 2018. Distributions of ectomycorrhizal and foliar endophytic fungal communities associated with Pinus ponderosa along a spatially constrained elevation gradient. American Journal of Botany 105: 687-699.</w:t>
      </w:r>
    </w:p>
    <w:p w14:paraId="5ACDC6A5" w14:textId="379BF713"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Carbone, I., White, J. B., </w:t>
      </w:r>
      <w:proofErr w:type="spellStart"/>
      <w:r w:rsidRPr="00924E98">
        <w:rPr>
          <w:rFonts w:ascii="Times New Roman" w:eastAsia="Times New Roman" w:hAnsi="Times New Roman" w:cs="Times New Roman"/>
          <w:sz w:val="24"/>
          <w:szCs w:val="24"/>
        </w:rPr>
        <w:t>Miadlikowska</w:t>
      </w:r>
      <w:proofErr w:type="spellEnd"/>
      <w:r w:rsidRPr="00924E98">
        <w:rPr>
          <w:rFonts w:ascii="Times New Roman" w:eastAsia="Times New Roman" w:hAnsi="Times New Roman" w:cs="Times New Roman"/>
          <w:sz w:val="24"/>
          <w:szCs w:val="24"/>
        </w:rPr>
        <w:t xml:space="preserve">, J., Arnold, A. E., Miller, M. A., </w:t>
      </w:r>
      <w:proofErr w:type="spellStart"/>
      <w:r w:rsidRPr="00924E98">
        <w:rPr>
          <w:rFonts w:ascii="Times New Roman" w:eastAsia="Times New Roman" w:hAnsi="Times New Roman" w:cs="Times New Roman"/>
          <w:sz w:val="24"/>
          <w:szCs w:val="24"/>
        </w:rPr>
        <w:t>Magain</w:t>
      </w:r>
      <w:proofErr w:type="spellEnd"/>
      <w:r w:rsidRPr="00924E98">
        <w:rPr>
          <w:rFonts w:ascii="Times New Roman" w:eastAsia="Times New Roman" w:hAnsi="Times New Roman" w:cs="Times New Roman"/>
          <w:sz w:val="24"/>
          <w:szCs w:val="24"/>
        </w:rPr>
        <w:t xml:space="preserve">, N., U'Ren, J. M. and F. </w:t>
      </w:r>
      <w:proofErr w:type="spellStart"/>
      <w:r w:rsidRPr="00924E98">
        <w:rPr>
          <w:rFonts w:ascii="Times New Roman" w:eastAsia="Times New Roman" w:hAnsi="Times New Roman" w:cs="Times New Roman"/>
          <w:sz w:val="24"/>
          <w:szCs w:val="24"/>
        </w:rPr>
        <w:t>Lutzoni</w:t>
      </w:r>
      <w:proofErr w:type="spellEnd"/>
      <w:r w:rsidRPr="00924E98">
        <w:rPr>
          <w:rFonts w:ascii="Times New Roman" w:eastAsia="Times New Roman" w:hAnsi="Times New Roman" w:cs="Times New Roman"/>
          <w:sz w:val="24"/>
          <w:szCs w:val="24"/>
        </w:rPr>
        <w:t xml:space="preserve">. 2019. T-BAS version 2.1: Tree-Based Alignment Selector toolkit for evolutionary placement of DNA sequences and viewing alignments and specimen metadata on curated and custom trees. Microbiology Resource Announcements </w:t>
      </w:r>
      <w:proofErr w:type="spellStart"/>
      <w:r w:rsidRPr="00924E98">
        <w:rPr>
          <w:rFonts w:ascii="Times New Roman" w:eastAsia="Times New Roman" w:hAnsi="Times New Roman" w:cs="Times New Roman"/>
          <w:sz w:val="24"/>
          <w:szCs w:val="24"/>
        </w:rPr>
        <w:t>Microbiol</w:t>
      </w:r>
      <w:proofErr w:type="spellEnd"/>
      <w:r w:rsidRPr="00924E98">
        <w:rPr>
          <w:rFonts w:ascii="Times New Roman" w:eastAsia="Times New Roman" w:hAnsi="Times New Roman" w:cs="Times New Roman"/>
          <w:sz w:val="24"/>
          <w:szCs w:val="24"/>
        </w:rPr>
        <w:t xml:space="preserve"> </w:t>
      </w:r>
      <w:proofErr w:type="spellStart"/>
      <w:r w:rsidRPr="00924E98">
        <w:rPr>
          <w:rFonts w:ascii="Times New Roman" w:eastAsia="Times New Roman" w:hAnsi="Times New Roman" w:cs="Times New Roman"/>
          <w:sz w:val="24"/>
          <w:szCs w:val="24"/>
        </w:rPr>
        <w:t>Resour</w:t>
      </w:r>
      <w:proofErr w:type="spellEnd"/>
      <w:r w:rsidRPr="00924E98">
        <w:rPr>
          <w:rFonts w:ascii="Times New Roman" w:eastAsia="Times New Roman" w:hAnsi="Times New Roman" w:cs="Times New Roman"/>
          <w:sz w:val="24"/>
          <w:szCs w:val="24"/>
        </w:rPr>
        <w:t xml:space="preserve"> </w:t>
      </w:r>
      <w:proofErr w:type="spellStart"/>
      <w:r w:rsidRPr="00924E98">
        <w:rPr>
          <w:rFonts w:ascii="Times New Roman" w:eastAsia="Times New Roman" w:hAnsi="Times New Roman" w:cs="Times New Roman"/>
          <w:sz w:val="24"/>
          <w:szCs w:val="24"/>
        </w:rPr>
        <w:t>Announc</w:t>
      </w:r>
      <w:proofErr w:type="spellEnd"/>
      <w:r w:rsidRPr="00924E98">
        <w:rPr>
          <w:rFonts w:ascii="Times New Roman" w:eastAsia="Times New Roman" w:hAnsi="Times New Roman" w:cs="Times New Roman"/>
          <w:sz w:val="24"/>
          <w:szCs w:val="24"/>
        </w:rPr>
        <w:t xml:space="preserve"> </w:t>
      </w:r>
      <w:proofErr w:type="gramStart"/>
      <w:r w:rsidRPr="00924E98">
        <w:rPr>
          <w:rFonts w:ascii="Times New Roman" w:eastAsia="Times New Roman" w:hAnsi="Times New Roman" w:cs="Times New Roman"/>
          <w:sz w:val="24"/>
          <w:szCs w:val="24"/>
        </w:rPr>
        <w:t>8:e</w:t>
      </w:r>
      <w:proofErr w:type="gramEnd"/>
      <w:r w:rsidRPr="00924E98">
        <w:rPr>
          <w:rFonts w:ascii="Times New Roman" w:eastAsia="Times New Roman" w:hAnsi="Times New Roman" w:cs="Times New Roman"/>
          <w:sz w:val="24"/>
          <w:szCs w:val="24"/>
        </w:rPr>
        <w:t xml:space="preserve">00328-19. </w:t>
      </w:r>
      <w:hyperlink r:id="rId192">
        <w:r w:rsidRPr="00924E98">
          <w:rPr>
            <w:rFonts w:ascii="Times New Roman" w:eastAsia="Times New Roman" w:hAnsi="Times New Roman" w:cs="Times New Roman"/>
            <w:sz w:val="24"/>
            <w:szCs w:val="24"/>
            <w:u w:val="single"/>
          </w:rPr>
          <w:t>https://doi.org/10.1128/MRA.00328-19</w:t>
        </w:r>
      </w:hyperlink>
      <w:r w:rsidRPr="00924E98">
        <w:rPr>
          <w:rFonts w:ascii="Times New Roman" w:eastAsia="Times New Roman" w:hAnsi="Times New Roman" w:cs="Times New Roman"/>
          <w:sz w:val="24"/>
          <w:szCs w:val="24"/>
        </w:rPr>
        <w:t>.</w:t>
      </w:r>
    </w:p>
    <w:p w14:paraId="4C403562"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93">
        <w:r w:rsidRPr="00924E98">
          <w:rPr>
            <w:rFonts w:ascii="Times New Roman" w:hAnsi="Times New Roman" w:cs="Times New Roman"/>
            <w:sz w:val="24"/>
            <w:szCs w:val="24"/>
          </w:rPr>
          <w:t xml:space="preserve">Chiquoine, L. P., Abella, S. R., &amp; Bowker, M. A. (2016). Rapidly restoring biological soil crusts and ecosystem functions in a severely disturbed desert ecosystem. </w:t>
        </w:r>
      </w:hyperlink>
      <w:hyperlink r:id="rId194">
        <w:r w:rsidRPr="00924E98">
          <w:rPr>
            <w:rFonts w:ascii="Times New Roman" w:hAnsi="Times New Roman" w:cs="Times New Roman"/>
            <w:i/>
            <w:sz w:val="24"/>
            <w:szCs w:val="24"/>
          </w:rPr>
          <w:t>Ecological Applications</w:t>
        </w:r>
      </w:hyperlink>
      <w:hyperlink r:id="rId195">
        <w:r w:rsidRPr="00924E98">
          <w:rPr>
            <w:rFonts w:ascii="Times New Roman" w:hAnsi="Times New Roman" w:cs="Times New Roman"/>
            <w:sz w:val="24"/>
            <w:szCs w:val="24"/>
          </w:rPr>
          <w:t xml:space="preserve">, </w:t>
        </w:r>
      </w:hyperlink>
      <w:hyperlink r:id="rId196">
        <w:r w:rsidRPr="00924E98">
          <w:rPr>
            <w:rFonts w:ascii="Times New Roman" w:hAnsi="Times New Roman" w:cs="Times New Roman"/>
            <w:i/>
            <w:sz w:val="24"/>
            <w:szCs w:val="24"/>
          </w:rPr>
          <w:t>26</w:t>
        </w:r>
      </w:hyperlink>
      <w:hyperlink r:id="rId197">
        <w:r w:rsidRPr="00924E98">
          <w:rPr>
            <w:rFonts w:ascii="Times New Roman" w:hAnsi="Times New Roman" w:cs="Times New Roman"/>
            <w:sz w:val="24"/>
            <w:szCs w:val="24"/>
          </w:rPr>
          <w:t>(4), 1260–1272. https://doi.org/10.1002/15-0973</w:t>
        </w:r>
      </w:hyperlink>
    </w:p>
    <w:p w14:paraId="564CC438"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98">
        <w:r w:rsidRPr="00924E98">
          <w:rPr>
            <w:rFonts w:ascii="Times New Roman" w:hAnsi="Times New Roman" w:cs="Times New Roman"/>
            <w:sz w:val="24"/>
            <w:szCs w:val="24"/>
          </w:rPr>
          <w:t xml:space="preserve">Coleine, C., Stajich, J. E., &amp; Selbmann, L. (2022). Fungi are key players in extreme ecosystems. </w:t>
        </w:r>
      </w:hyperlink>
      <w:hyperlink r:id="rId199">
        <w:r w:rsidRPr="00924E98">
          <w:rPr>
            <w:rFonts w:ascii="Times New Roman" w:hAnsi="Times New Roman" w:cs="Times New Roman"/>
            <w:i/>
            <w:sz w:val="24"/>
            <w:szCs w:val="24"/>
          </w:rPr>
          <w:t>Trends in Ecology &amp; Evolution</w:t>
        </w:r>
      </w:hyperlink>
      <w:hyperlink r:id="rId200">
        <w:r w:rsidRPr="00924E98">
          <w:rPr>
            <w:rFonts w:ascii="Times New Roman" w:hAnsi="Times New Roman" w:cs="Times New Roman"/>
            <w:sz w:val="24"/>
            <w:szCs w:val="24"/>
          </w:rPr>
          <w:t xml:space="preserve">, </w:t>
        </w:r>
      </w:hyperlink>
      <w:hyperlink r:id="rId201">
        <w:r w:rsidRPr="00924E98">
          <w:rPr>
            <w:rFonts w:ascii="Times New Roman" w:hAnsi="Times New Roman" w:cs="Times New Roman"/>
            <w:i/>
            <w:sz w:val="24"/>
            <w:szCs w:val="24"/>
          </w:rPr>
          <w:t>37</w:t>
        </w:r>
      </w:hyperlink>
      <w:hyperlink r:id="rId202">
        <w:r w:rsidRPr="00924E98">
          <w:rPr>
            <w:rFonts w:ascii="Times New Roman" w:hAnsi="Times New Roman" w:cs="Times New Roman"/>
            <w:sz w:val="24"/>
            <w:szCs w:val="24"/>
          </w:rPr>
          <w:t>(6), 517–528. https://doi.org/10.1016/j.tree.2022.02.002</w:t>
        </w:r>
      </w:hyperlink>
    </w:p>
    <w:p w14:paraId="5A108D75"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03">
        <w:r w:rsidRPr="00924E98">
          <w:rPr>
            <w:rFonts w:ascii="Times New Roman" w:hAnsi="Times New Roman" w:cs="Times New Roman"/>
            <w:sz w:val="24"/>
            <w:szCs w:val="24"/>
          </w:rPr>
          <w:t xml:space="preserve">Compant, S., Van Der Heijden, M. G. A., &amp; Sessitsch, A. (2010). Climate change effects on beneficial plant–microorganism interactions. </w:t>
        </w:r>
      </w:hyperlink>
      <w:hyperlink r:id="rId204">
        <w:r w:rsidRPr="00924E98">
          <w:rPr>
            <w:rFonts w:ascii="Times New Roman" w:hAnsi="Times New Roman" w:cs="Times New Roman"/>
            <w:i/>
            <w:sz w:val="24"/>
            <w:szCs w:val="24"/>
          </w:rPr>
          <w:t>FEMS Microbiology Ecology</w:t>
        </w:r>
      </w:hyperlink>
      <w:hyperlink r:id="rId205">
        <w:r w:rsidRPr="00924E98">
          <w:rPr>
            <w:rFonts w:ascii="Times New Roman" w:hAnsi="Times New Roman" w:cs="Times New Roman"/>
            <w:sz w:val="24"/>
            <w:szCs w:val="24"/>
          </w:rPr>
          <w:t xml:space="preserve">, </w:t>
        </w:r>
      </w:hyperlink>
      <w:hyperlink r:id="rId206">
        <w:r w:rsidRPr="00924E98">
          <w:rPr>
            <w:rFonts w:ascii="Times New Roman" w:hAnsi="Times New Roman" w:cs="Times New Roman"/>
            <w:i/>
            <w:sz w:val="24"/>
            <w:szCs w:val="24"/>
          </w:rPr>
          <w:t>73</w:t>
        </w:r>
      </w:hyperlink>
      <w:hyperlink r:id="rId207">
        <w:r w:rsidRPr="00924E98">
          <w:rPr>
            <w:rFonts w:ascii="Times New Roman" w:hAnsi="Times New Roman" w:cs="Times New Roman"/>
            <w:sz w:val="24"/>
            <w:szCs w:val="24"/>
          </w:rPr>
          <w:t>(2), 197–214. https://doi.org/10.1111/j.1574-6941.2010.00900.x</w:t>
        </w:r>
      </w:hyperlink>
    </w:p>
    <w:p w14:paraId="480F97AC"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08">
        <w:r w:rsidRPr="00924E98">
          <w:rPr>
            <w:rFonts w:ascii="Times New Roman" w:hAnsi="Times New Roman" w:cs="Times New Roman"/>
            <w:sz w:val="24"/>
            <w:szCs w:val="24"/>
          </w:rPr>
          <w:t xml:space="preserve">Concostrina-Zubiri, L., Molla, I., Velizarova, E., &amp; Branquinho, C. (2017). Grazing or Not Grazing: Implications for Ecosystem Services Provided by Biocrusts in Mediterranean Cork Oak Woodlands. </w:t>
        </w:r>
      </w:hyperlink>
      <w:hyperlink r:id="rId209">
        <w:r w:rsidRPr="00924E98">
          <w:rPr>
            <w:rFonts w:ascii="Times New Roman" w:hAnsi="Times New Roman" w:cs="Times New Roman"/>
            <w:i/>
            <w:sz w:val="24"/>
            <w:szCs w:val="24"/>
          </w:rPr>
          <w:t>Land Degradation &amp; Development</w:t>
        </w:r>
      </w:hyperlink>
      <w:hyperlink r:id="rId210">
        <w:r w:rsidRPr="00924E98">
          <w:rPr>
            <w:rFonts w:ascii="Times New Roman" w:hAnsi="Times New Roman" w:cs="Times New Roman"/>
            <w:sz w:val="24"/>
            <w:szCs w:val="24"/>
          </w:rPr>
          <w:t xml:space="preserve">, </w:t>
        </w:r>
      </w:hyperlink>
      <w:hyperlink r:id="rId211">
        <w:r w:rsidRPr="00924E98">
          <w:rPr>
            <w:rFonts w:ascii="Times New Roman" w:hAnsi="Times New Roman" w:cs="Times New Roman"/>
            <w:i/>
            <w:sz w:val="24"/>
            <w:szCs w:val="24"/>
          </w:rPr>
          <w:t>28</w:t>
        </w:r>
      </w:hyperlink>
      <w:hyperlink r:id="rId212">
        <w:r w:rsidRPr="00924E98">
          <w:rPr>
            <w:rFonts w:ascii="Times New Roman" w:hAnsi="Times New Roman" w:cs="Times New Roman"/>
            <w:sz w:val="24"/>
            <w:szCs w:val="24"/>
          </w:rPr>
          <w:t>(4), 1345–1353. https://doi.org/10.1002/ldr.2573</w:t>
        </w:r>
      </w:hyperlink>
    </w:p>
    <w:p w14:paraId="193A76FB"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3">
        <w:r w:rsidRPr="00924E98">
          <w:rPr>
            <w:rFonts w:ascii="Times New Roman" w:hAnsi="Times New Roman" w:cs="Times New Roman"/>
            <w:sz w:val="24"/>
            <w:szCs w:val="24"/>
          </w:rPr>
          <w:t xml:space="preserve">Culley, T. M. (2013). Why vouchers matter in botanical research1. </w:t>
        </w:r>
      </w:hyperlink>
      <w:hyperlink r:id="rId214">
        <w:r w:rsidRPr="00924E98">
          <w:rPr>
            <w:rFonts w:ascii="Times New Roman" w:hAnsi="Times New Roman" w:cs="Times New Roman"/>
            <w:i/>
            <w:sz w:val="24"/>
            <w:szCs w:val="24"/>
          </w:rPr>
          <w:t>Applications in Plant Sciences</w:t>
        </w:r>
      </w:hyperlink>
      <w:hyperlink r:id="rId215">
        <w:r w:rsidRPr="00924E98">
          <w:rPr>
            <w:rFonts w:ascii="Times New Roman" w:hAnsi="Times New Roman" w:cs="Times New Roman"/>
            <w:sz w:val="24"/>
            <w:szCs w:val="24"/>
          </w:rPr>
          <w:t xml:space="preserve">, </w:t>
        </w:r>
      </w:hyperlink>
      <w:hyperlink r:id="rId216">
        <w:r w:rsidRPr="00924E98">
          <w:rPr>
            <w:rFonts w:ascii="Times New Roman" w:hAnsi="Times New Roman" w:cs="Times New Roman"/>
            <w:i/>
            <w:sz w:val="24"/>
            <w:szCs w:val="24"/>
          </w:rPr>
          <w:t>1</w:t>
        </w:r>
      </w:hyperlink>
      <w:hyperlink r:id="rId217">
        <w:r w:rsidRPr="00924E98">
          <w:rPr>
            <w:rFonts w:ascii="Times New Roman" w:hAnsi="Times New Roman" w:cs="Times New Roman"/>
            <w:sz w:val="24"/>
            <w:szCs w:val="24"/>
          </w:rPr>
          <w:t>(11), apps.1300076. https://doi.org/10.3732/apps.1300076</w:t>
        </w:r>
      </w:hyperlink>
    </w:p>
    <w:p w14:paraId="72F33853"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18">
        <w:r w:rsidRPr="00924E98">
          <w:rPr>
            <w:rFonts w:ascii="Times New Roman" w:hAnsi="Times New Roman" w:cs="Times New Roman"/>
            <w:sz w:val="24"/>
            <w:szCs w:val="24"/>
          </w:rPr>
          <w:t xml:space="preserve">Cushman, J. C. (2001). Crassulacean Acid Metabolism. A Plastic Photosynthetic Adaptation to Arid Environments. </w:t>
        </w:r>
      </w:hyperlink>
      <w:hyperlink r:id="rId219">
        <w:r w:rsidRPr="00924E98">
          <w:rPr>
            <w:rFonts w:ascii="Times New Roman" w:hAnsi="Times New Roman" w:cs="Times New Roman"/>
            <w:i/>
            <w:sz w:val="24"/>
            <w:szCs w:val="24"/>
          </w:rPr>
          <w:t>Plant Physiology</w:t>
        </w:r>
      </w:hyperlink>
      <w:hyperlink r:id="rId220">
        <w:r w:rsidRPr="00924E98">
          <w:rPr>
            <w:rFonts w:ascii="Times New Roman" w:hAnsi="Times New Roman" w:cs="Times New Roman"/>
            <w:sz w:val="24"/>
            <w:szCs w:val="24"/>
          </w:rPr>
          <w:t xml:space="preserve">, </w:t>
        </w:r>
      </w:hyperlink>
      <w:hyperlink r:id="rId221">
        <w:r w:rsidRPr="00924E98">
          <w:rPr>
            <w:rFonts w:ascii="Times New Roman" w:hAnsi="Times New Roman" w:cs="Times New Roman"/>
            <w:i/>
            <w:sz w:val="24"/>
            <w:szCs w:val="24"/>
          </w:rPr>
          <w:t>127</w:t>
        </w:r>
      </w:hyperlink>
      <w:hyperlink r:id="rId222">
        <w:r w:rsidRPr="00924E98">
          <w:rPr>
            <w:rFonts w:ascii="Times New Roman" w:hAnsi="Times New Roman" w:cs="Times New Roman"/>
            <w:sz w:val="24"/>
            <w:szCs w:val="24"/>
          </w:rPr>
          <w:t>(4), 1439–1448. https://doi.org/10.1104/pp.010818</w:t>
        </w:r>
      </w:hyperlink>
    </w:p>
    <w:p w14:paraId="77C4AA61"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23">
        <w:r w:rsidRPr="00924E98">
          <w:rPr>
            <w:rFonts w:ascii="Times New Roman" w:hAnsi="Times New Roman" w:cs="Times New Roman"/>
            <w:sz w:val="24"/>
            <w:szCs w:val="24"/>
          </w:rPr>
          <w:t xml:space="preserve">Daru, B. H., Park, D. S., Primack, R. B., Willis, C. G., Barrington, D. S., Whitfeld, T. J. S., Seidler, T. G., Sweeney, P. W., Foster, D. R., Ellison, A. M., &amp; Davis, C. C. (2018). Widespread sampling biases in herbaria revealed from large-scale digitization. </w:t>
        </w:r>
      </w:hyperlink>
      <w:hyperlink r:id="rId224">
        <w:r w:rsidRPr="00924E98">
          <w:rPr>
            <w:rFonts w:ascii="Times New Roman" w:hAnsi="Times New Roman" w:cs="Times New Roman"/>
            <w:i/>
            <w:sz w:val="24"/>
            <w:szCs w:val="24"/>
          </w:rPr>
          <w:t>New Phytologist</w:t>
        </w:r>
      </w:hyperlink>
      <w:hyperlink r:id="rId225">
        <w:r w:rsidRPr="00924E98">
          <w:rPr>
            <w:rFonts w:ascii="Times New Roman" w:hAnsi="Times New Roman" w:cs="Times New Roman"/>
            <w:sz w:val="24"/>
            <w:szCs w:val="24"/>
          </w:rPr>
          <w:t xml:space="preserve">, </w:t>
        </w:r>
      </w:hyperlink>
      <w:hyperlink r:id="rId226">
        <w:r w:rsidRPr="00924E98">
          <w:rPr>
            <w:rFonts w:ascii="Times New Roman" w:hAnsi="Times New Roman" w:cs="Times New Roman"/>
            <w:i/>
            <w:sz w:val="24"/>
            <w:szCs w:val="24"/>
          </w:rPr>
          <w:t>217</w:t>
        </w:r>
      </w:hyperlink>
      <w:hyperlink r:id="rId227">
        <w:r w:rsidRPr="00924E98">
          <w:rPr>
            <w:rFonts w:ascii="Times New Roman" w:hAnsi="Times New Roman" w:cs="Times New Roman"/>
            <w:sz w:val="24"/>
            <w:szCs w:val="24"/>
          </w:rPr>
          <w:t>(2), 939–955. https://doi.org/10.1111/nph.14855</w:t>
        </w:r>
      </w:hyperlink>
    </w:p>
    <w:p w14:paraId="4EC95089"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228">
        <w:r w:rsidRPr="00924E98">
          <w:rPr>
            <w:rFonts w:ascii="Times New Roman" w:hAnsi="Times New Roman" w:cs="Times New Roman"/>
            <w:sz w:val="24"/>
            <w:szCs w:val="24"/>
          </w:rPr>
          <w:t xml:space="preserve">Dastogeer, K. M. G. (2018). Influence of fungal endophytes on plant physiology is more pronounced under stress than well-watered conditions: A meta-analysis. </w:t>
        </w:r>
      </w:hyperlink>
      <w:hyperlink r:id="rId229">
        <w:r w:rsidRPr="00924E98">
          <w:rPr>
            <w:rFonts w:ascii="Times New Roman" w:hAnsi="Times New Roman" w:cs="Times New Roman"/>
            <w:i/>
            <w:sz w:val="24"/>
            <w:szCs w:val="24"/>
          </w:rPr>
          <w:t>Planta</w:t>
        </w:r>
      </w:hyperlink>
      <w:hyperlink r:id="rId230">
        <w:r w:rsidRPr="00924E98">
          <w:rPr>
            <w:rFonts w:ascii="Times New Roman" w:hAnsi="Times New Roman" w:cs="Times New Roman"/>
            <w:sz w:val="24"/>
            <w:szCs w:val="24"/>
          </w:rPr>
          <w:t xml:space="preserve">, </w:t>
        </w:r>
      </w:hyperlink>
      <w:hyperlink r:id="rId231">
        <w:r w:rsidRPr="00924E98">
          <w:rPr>
            <w:rFonts w:ascii="Times New Roman" w:hAnsi="Times New Roman" w:cs="Times New Roman"/>
            <w:i/>
            <w:sz w:val="24"/>
            <w:szCs w:val="24"/>
          </w:rPr>
          <w:t>248</w:t>
        </w:r>
      </w:hyperlink>
      <w:hyperlink r:id="rId232">
        <w:r w:rsidRPr="00924E98">
          <w:rPr>
            <w:rFonts w:ascii="Times New Roman" w:hAnsi="Times New Roman" w:cs="Times New Roman"/>
            <w:sz w:val="24"/>
            <w:szCs w:val="24"/>
          </w:rPr>
          <w:t>(6), 1403–1416. https://doi.org/10.1007/s00425-018-2982-y</w:t>
        </w:r>
      </w:hyperlink>
    </w:p>
    <w:p w14:paraId="75DA3B5E" w14:textId="59CE897E" w:rsidR="006A5FF3" w:rsidRPr="00924E98" w:rsidRDefault="006A5FF3" w:rsidP="006A5FF3">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De Cáceres M, Legendre P (2009). “Associations between species and groups of sites: indices and statistical inference.” _Ecology_, *</w:t>
      </w:r>
      <w:proofErr w:type="gramStart"/>
      <w:r w:rsidRPr="00924E98">
        <w:rPr>
          <w:rFonts w:ascii="Times New Roman" w:eastAsia="Times New Roman" w:hAnsi="Times New Roman" w:cs="Times New Roman"/>
          <w:sz w:val="24"/>
          <w:szCs w:val="24"/>
        </w:rPr>
        <w:t>90</w:t>
      </w:r>
      <w:proofErr w:type="gramEnd"/>
      <w:r w:rsidRPr="00924E98">
        <w:rPr>
          <w:rFonts w:ascii="Times New Roman" w:eastAsia="Times New Roman" w:hAnsi="Times New Roman" w:cs="Times New Roman"/>
          <w:sz w:val="24"/>
          <w:szCs w:val="24"/>
        </w:rPr>
        <w:t>*, 3566-3574. doi:10.1890/08-1823.1 (URL: https://doi.org/10.1890/08-1823.1).</w:t>
      </w:r>
    </w:p>
    <w:p w14:paraId="1C237702"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33">
        <w:r w:rsidRPr="00924E98">
          <w:rPr>
            <w:rFonts w:ascii="Times New Roman" w:hAnsi="Times New Roman" w:cs="Times New Roman"/>
            <w:sz w:val="24"/>
            <w:szCs w:val="24"/>
          </w:rPr>
          <w:t xml:space="preserve">Delaux, P.-M., Radhakrishnan, G. V., Jayaraman, D., Cheema, J., Malbreil, M., Volkening, J. D., Sekimoto, H., Nishiyama, T., Melkonian, M., Pokorny, L., Rothfels, C. J., Sederoff, H. W., Stevenson, D. W., Surek, B., Zhang, Y., Sussman, M. R., Dunand, C., Morris, R. J., Roux, C., … Ané, J.-M. (2015). Algal ancestor of land plants was preadapted for symbiosis. </w:t>
        </w:r>
      </w:hyperlink>
      <w:hyperlink r:id="rId234">
        <w:r w:rsidRPr="00924E98">
          <w:rPr>
            <w:rFonts w:ascii="Times New Roman" w:hAnsi="Times New Roman" w:cs="Times New Roman"/>
            <w:i/>
            <w:sz w:val="24"/>
            <w:szCs w:val="24"/>
          </w:rPr>
          <w:t>Proceedings of the National Academy of Sciences</w:t>
        </w:r>
      </w:hyperlink>
      <w:hyperlink r:id="rId235">
        <w:r w:rsidRPr="00924E98">
          <w:rPr>
            <w:rFonts w:ascii="Times New Roman" w:hAnsi="Times New Roman" w:cs="Times New Roman"/>
            <w:sz w:val="24"/>
            <w:szCs w:val="24"/>
          </w:rPr>
          <w:t xml:space="preserve">, </w:t>
        </w:r>
      </w:hyperlink>
      <w:hyperlink r:id="rId236">
        <w:r w:rsidRPr="00924E98">
          <w:rPr>
            <w:rFonts w:ascii="Times New Roman" w:hAnsi="Times New Roman" w:cs="Times New Roman"/>
            <w:i/>
            <w:sz w:val="24"/>
            <w:szCs w:val="24"/>
          </w:rPr>
          <w:t>112</w:t>
        </w:r>
      </w:hyperlink>
      <w:hyperlink r:id="rId237">
        <w:r w:rsidRPr="00924E98">
          <w:rPr>
            <w:rFonts w:ascii="Times New Roman" w:hAnsi="Times New Roman" w:cs="Times New Roman"/>
            <w:sz w:val="24"/>
            <w:szCs w:val="24"/>
          </w:rPr>
          <w:t>(43), 13390–13395. https://doi.org/10.1073/pnas.1515426112</w:t>
        </w:r>
      </w:hyperlink>
    </w:p>
    <w:p w14:paraId="17993609"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38">
        <w:r w:rsidRPr="00924E98">
          <w:rPr>
            <w:rFonts w:ascii="Times New Roman" w:hAnsi="Times New Roman" w:cs="Times New Roman"/>
            <w:sz w:val="24"/>
            <w:szCs w:val="24"/>
          </w:rPr>
          <w:t xml:space="preserve">Delgado-Baquerizo, M., Guerra, C. A., Cano-Díaz, C., Egidi, E., Wang, J.-T., Eisenhauer, N., Singh, B. K., &amp; Maestre, F. T. (2020). The proportion of soil-borne pathogens increases </w:t>
        </w:r>
        <w:r w:rsidRPr="00924E98">
          <w:rPr>
            <w:rFonts w:ascii="Times New Roman" w:hAnsi="Times New Roman" w:cs="Times New Roman"/>
            <w:sz w:val="24"/>
            <w:szCs w:val="24"/>
          </w:rPr>
          <w:lastRenderedPageBreak/>
          <w:t xml:space="preserve">with warming at the global scale. </w:t>
        </w:r>
      </w:hyperlink>
      <w:hyperlink r:id="rId239">
        <w:r w:rsidRPr="00924E98">
          <w:rPr>
            <w:rFonts w:ascii="Times New Roman" w:hAnsi="Times New Roman" w:cs="Times New Roman"/>
            <w:i/>
            <w:sz w:val="24"/>
            <w:szCs w:val="24"/>
          </w:rPr>
          <w:t>Nature Climate Change</w:t>
        </w:r>
      </w:hyperlink>
      <w:hyperlink r:id="rId240">
        <w:r w:rsidRPr="00924E98">
          <w:rPr>
            <w:rFonts w:ascii="Times New Roman" w:hAnsi="Times New Roman" w:cs="Times New Roman"/>
            <w:sz w:val="24"/>
            <w:szCs w:val="24"/>
          </w:rPr>
          <w:t xml:space="preserve">, </w:t>
        </w:r>
      </w:hyperlink>
      <w:hyperlink r:id="rId241">
        <w:r w:rsidRPr="00924E98">
          <w:rPr>
            <w:rFonts w:ascii="Times New Roman" w:hAnsi="Times New Roman" w:cs="Times New Roman"/>
            <w:i/>
            <w:sz w:val="24"/>
            <w:szCs w:val="24"/>
          </w:rPr>
          <w:t>10</w:t>
        </w:r>
      </w:hyperlink>
      <w:hyperlink r:id="rId242">
        <w:r w:rsidRPr="00924E98">
          <w:rPr>
            <w:rFonts w:ascii="Times New Roman" w:hAnsi="Times New Roman" w:cs="Times New Roman"/>
            <w:sz w:val="24"/>
            <w:szCs w:val="24"/>
          </w:rPr>
          <w:t>(6), Article 6. https://doi.org/10.1038/s41558-020-0759-3</w:t>
        </w:r>
      </w:hyperlink>
    </w:p>
    <w:p w14:paraId="6BBAB47C"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3">
        <w:r w:rsidRPr="00924E98">
          <w:rPr>
            <w:rFonts w:ascii="Times New Roman" w:hAnsi="Times New Roman" w:cs="Times New Roman"/>
            <w:sz w:val="24"/>
            <w:szCs w:val="24"/>
          </w:rPr>
          <w:t xml:space="preserve">Delgado-Baquerizo, M., Maestre, F. T., Escolar, C., Gallardo, A., Ochoa, V., Gozalo, B., &amp; Prado-Comesaña, A. (2014). Direct and indirect impacts of climate change on microbial and biocrust communities alter the resistance of the N cycle in a semiarid grassland. </w:t>
        </w:r>
      </w:hyperlink>
      <w:hyperlink r:id="rId244">
        <w:r w:rsidRPr="00924E98">
          <w:rPr>
            <w:rFonts w:ascii="Times New Roman" w:hAnsi="Times New Roman" w:cs="Times New Roman"/>
            <w:i/>
            <w:sz w:val="24"/>
            <w:szCs w:val="24"/>
          </w:rPr>
          <w:t>Journal of Ecology</w:t>
        </w:r>
      </w:hyperlink>
      <w:hyperlink r:id="rId245">
        <w:r w:rsidRPr="00924E98">
          <w:rPr>
            <w:rFonts w:ascii="Times New Roman" w:hAnsi="Times New Roman" w:cs="Times New Roman"/>
            <w:sz w:val="24"/>
            <w:szCs w:val="24"/>
          </w:rPr>
          <w:t xml:space="preserve">, </w:t>
        </w:r>
      </w:hyperlink>
      <w:hyperlink r:id="rId246">
        <w:r w:rsidRPr="00924E98">
          <w:rPr>
            <w:rFonts w:ascii="Times New Roman" w:hAnsi="Times New Roman" w:cs="Times New Roman"/>
            <w:i/>
            <w:sz w:val="24"/>
            <w:szCs w:val="24"/>
          </w:rPr>
          <w:t>102</w:t>
        </w:r>
      </w:hyperlink>
      <w:hyperlink r:id="rId247">
        <w:r w:rsidRPr="00924E98">
          <w:rPr>
            <w:rFonts w:ascii="Times New Roman" w:hAnsi="Times New Roman" w:cs="Times New Roman"/>
            <w:sz w:val="24"/>
            <w:szCs w:val="24"/>
          </w:rPr>
          <w:t>(6), 1592–1605. https://doi.org/10.1111/1365-2745.12303</w:t>
        </w:r>
      </w:hyperlink>
    </w:p>
    <w:p w14:paraId="74AAE23E"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8">
        <w:r w:rsidRPr="00924E98">
          <w:rPr>
            <w:rFonts w:ascii="Times New Roman" w:hAnsi="Times New Roman" w:cs="Times New Roman"/>
            <w:sz w:val="24"/>
            <w:szCs w:val="24"/>
          </w:rPr>
          <w:t xml:space="preserve">Duarte, A. G., &amp; Maherali, H. (2022). A meta-analysis of the effects of climate change on the mutualism between plants and arbuscular mycorrhizal fungi. </w:t>
        </w:r>
      </w:hyperlink>
      <w:hyperlink r:id="rId249">
        <w:r w:rsidRPr="00924E98">
          <w:rPr>
            <w:rFonts w:ascii="Times New Roman" w:hAnsi="Times New Roman" w:cs="Times New Roman"/>
            <w:i/>
            <w:sz w:val="24"/>
            <w:szCs w:val="24"/>
          </w:rPr>
          <w:t>Ecology and Evolution</w:t>
        </w:r>
      </w:hyperlink>
      <w:hyperlink r:id="rId250">
        <w:r w:rsidRPr="00924E98">
          <w:rPr>
            <w:rFonts w:ascii="Times New Roman" w:hAnsi="Times New Roman" w:cs="Times New Roman"/>
            <w:sz w:val="24"/>
            <w:szCs w:val="24"/>
          </w:rPr>
          <w:t xml:space="preserve">, </w:t>
        </w:r>
      </w:hyperlink>
      <w:hyperlink r:id="rId251">
        <w:r w:rsidRPr="00924E98">
          <w:rPr>
            <w:rFonts w:ascii="Times New Roman" w:hAnsi="Times New Roman" w:cs="Times New Roman"/>
            <w:i/>
            <w:sz w:val="24"/>
            <w:szCs w:val="24"/>
          </w:rPr>
          <w:t>12</w:t>
        </w:r>
      </w:hyperlink>
      <w:hyperlink r:id="rId252">
        <w:r w:rsidRPr="00924E98">
          <w:rPr>
            <w:rFonts w:ascii="Times New Roman" w:hAnsi="Times New Roman" w:cs="Times New Roman"/>
            <w:sz w:val="24"/>
            <w:szCs w:val="24"/>
          </w:rPr>
          <w:t>(1), e8518. https://doi.org/10.1002/ece3.8518</w:t>
        </w:r>
      </w:hyperlink>
    </w:p>
    <w:p w14:paraId="5AB665A0"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253">
        <w:r w:rsidRPr="00924E98">
          <w:rPr>
            <w:rFonts w:ascii="Times New Roman" w:hAnsi="Times New Roman" w:cs="Times New Roman"/>
            <w:sz w:val="24"/>
            <w:szCs w:val="24"/>
          </w:rPr>
          <w:t xml:space="preserve">Eid, A. M., Salim, S. S., Hassan, S. E.-D., Ismail, M. A., &amp; Fouda, A. (2019). Role of Endophytes in Plant Health and Abiotic Stress Management. In V. Kumar, R. Prasad, M. Kumar, &amp; D. K. Choudhary (Eds.), </w:t>
        </w:r>
      </w:hyperlink>
      <w:hyperlink r:id="rId254">
        <w:r w:rsidRPr="00924E98">
          <w:rPr>
            <w:rFonts w:ascii="Times New Roman" w:hAnsi="Times New Roman" w:cs="Times New Roman"/>
            <w:i/>
            <w:sz w:val="24"/>
            <w:szCs w:val="24"/>
          </w:rPr>
          <w:t>Microbiome in Plant Health and Disease: Challenges and Opportunities</w:t>
        </w:r>
      </w:hyperlink>
      <w:hyperlink r:id="rId255">
        <w:r w:rsidRPr="00924E98">
          <w:rPr>
            <w:rFonts w:ascii="Times New Roman" w:hAnsi="Times New Roman" w:cs="Times New Roman"/>
            <w:sz w:val="24"/>
            <w:szCs w:val="24"/>
          </w:rPr>
          <w:t xml:space="preserve"> (pp. 119–144). Springer. https://doi.org/10.1007/978-981-13-8495-0_6</w:t>
        </w:r>
      </w:hyperlink>
    </w:p>
    <w:p w14:paraId="400599CD" w14:textId="77777777"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roofErr w:type="spellStart"/>
      <w:r w:rsidRPr="00924E98">
        <w:rPr>
          <w:rFonts w:ascii="Times New Roman" w:eastAsia="Times New Roman" w:hAnsi="Times New Roman" w:cs="Times New Roman"/>
          <w:sz w:val="24"/>
          <w:szCs w:val="24"/>
        </w:rPr>
        <w:t>Elbersen</w:t>
      </w:r>
      <w:proofErr w:type="spellEnd"/>
      <w:r w:rsidRPr="00924E98">
        <w:rPr>
          <w:rFonts w:ascii="Times New Roman" w:eastAsia="Times New Roman" w:hAnsi="Times New Roman" w:cs="Times New Roman"/>
          <w:sz w:val="24"/>
          <w:szCs w:val="24"/>
        </w:rPr>
        <w:t xml:space="preserve"> HW West CP (1996) Growth and water relations of field-grown tall fescue as influenced by drought and endophyte. </w:t>
      </w:r>
      <w:r w:rsidRPr="00924E98">
        <w:rPr>
          <w:rFonts w:ascii="Times New Roman" w:eastAsia="Times New Roman" w:hAnsi="Times New Roman" w:cs="Times New Roman"/>
          <w:i/>
          <w:sz w:val="24"/>
          <w:szCs w:val="24"/>
        </w:rPr>
        <w:t>Grass Forage Sci</w:t>
      </w:r>
      <w:r w:rsidRPr="00924E98">
        <w:rPr>
          <w:rFonts w:ascii="Times New Roman" w:eastAsia="Times New Roman" w:hAnsi="Times New Roman" w:cs="Times New Roman"/>
          <w:sz w:val="24"/>
          <w:szCs w:val="24"/>
        </w:rPr>
        <w:t>51: 333–342.</w:t>
      </w:r>
    </w:p>
    <w:p w14:paraId="7B6DD808" w14:textId="432AEE65" w:rsidR="00962944" w:rsidRPr="00924E98" w:rsidRDefault="00000000"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6">
        <w:r w:rsidR="00962944" w:rsidRPr="00924E98">
          <w:rPr>
            <w:rFonts w:ascii="Times New Roman" w:eastAsia="Times New Roman" w:hAnsi="Times New Roman" w:cs="Times New Roman"/>
            <w:sz w:val="24"/>
            <w:szCs w:val="24"/>
          </w:rPr>
          <w:t>https://doi.org/10.1038/s41564-021-00888-x</w:t>
        </w:r>
      </w:hyperlink>
    </w:p>
    <w:p w14:paraId="226583C4"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57">
        <w:r w:rsidRPr="00924E98">
          <w:rPr>
            <w:rFonts w:ascii="Times New Roman" w:hAnsi="Times New Roman" w:cs="Times New Roman"/>
            <w:sz w:val="24"/>
            <w:szCs w:val="24"/>
          </w:rPr>
          <w:t xml:space="preserve">Eldridge, D. J., Reed, S., Travers, S. K., Bowker, M. A., Maestre, F. T., Ding, J., Havrilla, C., Rodriguez‐Caballero, E., Barger, N., Weber, B., Antoninka, A., Belnap, J., Chaudhary, B., Faist, A., Ferrenberg, S., Huber‐Sannwald, E., Malam Issa, O., &amp; Zhao, Y. (2020). The pervasive and multifaceted influence of biocrusts on water in the world’s drylands. </w:t>
        </w:r>
      </w:hyperlink>
      <w:hyperlink r:id="rId258">
        <w:r w:rsidRPr="00924E98">
          <w:rPr>
            <w:rFonts w:ascii="Times New Roman" w:hAnsi="Times New Roman" w:cs="Times New Roman"/>
            <w:i/>
            <w:sz w:val="24"/>
            <w:szCs w:val="24"/>
          </w:rPr>
          <w:t>Global Change Biology</w:t>
        </w:r>
      </w:hyperlink>
      <w:hyperlink r:id="rId259">
        <w:r w:rsidRPr="00924E98">
          <w:rPr>
            <w:rFonts w:ascii="Times New Roman" w:hAnsi="Times New Roman" w:cs="Times New Roman"/>
            <w:sz w:val="24"/>
            <w:szCs w:val="24"/>
          </w:rPr>
          <w:t xml:space="preserve">, </w:t>
        </w:r>
      </w:hyperlink>
      <w:hyperlink r:id="rId260">
        <w:r w:rsidRPr="00924E98">
          <w:rPr>
            <w:rFonts w:ascii="Times New Roman" w:hAnsi="Times New Roman" w:cs="Times New Roman"/>
            <w:i/>
            <w:sz w:val="24"/>
            <w:szCs w:val="24"/>
          </w:rPr>
          <w:t>26</w:t>
        </w:r>
      </w:hyperlink>
      <w:hyperlink r:id="rId261">
        <w:r w:rsidRPr="00924E98">
          <w:rPr>
            <w:rFonts w:ascii="Times New Roman" w:hAnsi="Times New Roman" w:cs="Times New Roman"/>
            <w:sz w:val="24"/>
            <w:szCs w:val="24"/>
          </w:rPr>
          <w:t>(10), 6003–6014. https://doi.org/10.1111/gcb.15232</w:t>
        </w:r>
      </w:hyperlink>
    </w:p>
    <w:p w14:paraId="2B7CCB79"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62">
        <w:r w:rsidRPr="00924E98">
          <w:rPr>
            <w:rFonts w:ascii="Times New Roman" w:hAnsi="Times New Roman" w:cs="Times New Roman"/>
            <w:sz w:val="24"/>
            <w:szCs w:val="24"/>
          </w:rPr>
          <w:t xml:space="preserve">Ewing, B., &amp; Green, P. (1998). </w:t>
        </w:r>
      </w:hyperlink>
      <w:hyperlink r:id="rId263">
        <w:r w:rsidRPr="00924E98">
          <w:rPr>
            <w:rFonts w:ascii="Times New Roman" w:hAnsi="Times New Roman" w:cs="Times New Roman"/>
            <w:i/>
            <w:sz w:val="24"/>
            <w:szCs w:val="24"/>
          </w:rPr>
          <w:t>Base-Calling of Automated Sequencer Traces Using Phred. II. Error Probabilities</w:t>
        </w:r>
      </w:hyperlink>
      <w:hyperlink r:id="rId264">
        <w:r w:rsidRPr="00924E98">
          <w:rPr>
            <w:rFonts w:ascii="Times New Roman" w:hAnsi="Times New Roman" w:cs="Times New Roman"/>
            <w:sz w:val="24"/>
            <w:szCs w:val="24"/>
          </w:rPr>
          <w:t>. https://genome.cshlp.org/content/8/3/186</w:t>
        </w:r>
      </w:hyperlink>
    </w:p>
    <w:p w14:paraId="6D96AF8E"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65">
        <w:r w:rsidRPr="00924E98">
          <w:rPr>
            <w:rFonts w:ascii="Times New Roman" w:hAnsi="Times New Roman" w:cs="Times New Roman"/>
            <w:sz w:val="24"/>
            <w:szCs w:val="24"/>
          </w:rPr>
          <w:t xml:space="preserve">Farooq, M., Hussain, M., Wahid, A., &amp; Siddique, K. H. M. (2012). Drought Stress in Plants: An Overview. In R. Aroca (Ed.), </w:t>
        </w:r>
      </w:hyperlink>
      <w:hyperlink r:id="rId266">
        <w:r w:rsidRPr="00924E98">
          <w:rPr>
            <w:rFonts w:ascii="Times New Roman" w:hAnsi="Times New Roman" w:cs="Times New Roman"/>
            <w:i/>
            <w:sz w:val="24"/>
            <w:szCs w:val="24"/>
          </w:rPr>
          <w:t>Plant Responses to Drought Stress: From Morphological to Molecular Features</w:t>
        </w:r>
      </w:hyperlink>
      <w:hyperlink r:id="rId267">
        <w:r w:rsidRPr="00924E98">
          <w:rPr>
            <w:rFonts w:ascii="Times New Roman" w:hAnsi="Times New Roman" w:cs="Times New Roman"/>
            <w:sz w:val="24"/>
            <w:szCs w:val="24"/>
          </w:rPr>
          <w:t xml:space="preserve"> (pp. 1–33). Springer. https://doi.org/10.1007/978-3-642-32653-0_1</w:t>
        </w:r>
      </w:hyperlink>
    </w:p>
    <w:p w14:paraId="48D9C92E"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268">
        <w:r w:rsidRPr="00924E98">
          <w:rPr>
            <w:rFonts w:ascii="Times New Roman" w:hAnsi="Times New Roman" w:cs="Times New Roman"/>
            <w:sz w:val="24"/>
            <w:szCs w:val="24"/>
          </w:rPr>
          <w:t xml:space="preserve">Ferrenberg, S., Tucker, C. L., &amp; Reed, S. C. (2017). Biological soil crusts: Diminutive communities of potential global importance. </w:t>
        </w:r>
      </w:hyperlink>
      <w:hyperlink r:id="rId269">
        <w:r w:rsidRPr="00924E98">
          <w:rPr>
            <w:rFonts w:ascii="Times New Roman" w:hAnsi="Times New Roman" w:cs="Times New Roman"/>
            <w:i/>
            <w:sz w:val="24"/>
            <w:szCs w:val="24"/>
          </w:rPr>
          <w:t>Frontiers in Ecology and the Environment</w:t>
        </w:r>
      </w:hyperlink>
      <w:hyperlink r:id="rId270">
        <w:r w:rsidRPr="00924E98">
          <w:rPr>
            <w:rFonts w:ascii="Times New Roman" w:hAnsi="Times New Roman" w:cs="Times New Roman"/>
            <w:sz w:val="24"/>
            <w:szCs w:val="24"/>
          </w:rPr>
          <w:t xml:space="preserve">, </w:t>
        </w:r>
      </w:hyperlink>
      <w:hyperlink r:id="rId271">
        <w:r w:rsidRPr="00924E98">
          <w:rPr>
            <w:rFonts w:ascii="Times New Roman" w:hAnsi="Times New Roman" w:cs="Times New Roman"/>
            <w:i/>
            <w:sz w:val="24"/>
            <w:szCs w:val="24"/>
          </w:rPr>
          <w:t>15</w:t>
        </w:r>
      </w:hyperlink>
      <w:hyperlink r:id="rId272">
        <w:r w:rsidRPr="00924E98">
          <w:rPr>
            <w:rFonts w:ascii="Times New Roman" w:hAnsi="Times New Roman" w:cs="Times New Roman"/>
            <w:sz w:val="24"/>
            <w:szCs w:val="24"/>
          </w:rPr>
          <w:t>(3), 160–167. https://doi.org/10.1002/fee.1469</w:t>
        </w:r>
      </w:hyperlink>
    </w:p>
    <w:p w14:paraId="56FA1C5C" w14:textId="541EEA89" w:rsidR="00962944" w:rsidRDefault="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Fick, </w:t>
      </w:r>
      <w:proofErr w:type="gramStart"/>
      <w:r w:rsidRPr="00924E98">
        <w:rPr>
          <w:rFonts w:ascii="Times New Roman" w:eastAsia="Times New Roman" w:hAnsi="Times New Roman" w:cs="Times New Roman"/>
          <w:sz w:val="24"/>
          <w:szCs w:val="24"/>
        </w:rPr>
        <w:t>S.E.</w:t>
      </w:r>
      <w:proofErr w:type="gramEnd"/>
      <w:r w:rsidRPr="00924E98">
        <w:rPr>
          <w:rFonts w:ascii="Times New Roman" w:eastAsia="Times New Roman" w:hAnsi="Times New Roman" w:cs="Times New Roman"/>
          <w:sz w:val="24"/>
          <w:szCs w:val="24"/>
        </w:rPr>
        <w:t xml:space="preserve"> and R.J. </w:t>
      </w:r>
      <w:proofErr w:type="spellStart"/>
      <w:r w:rsidRPr="00924E98">
        <w:rPr>
          <w:rFonts w:ascii="Times New Roman" w:eastAsia="Times New Roman" w:hAnsi="Times New Roman" w:cs="Times New Roman"/>
          <w:sz w:val="24"/>
          <w:szCs w:val="24"/>
        </w:rPr>
        <w:t>Hijmans</w:t>
      </w:r>
      <w:proofErr w:type="spellEnd"/>
      <w:r w:rsidRPr="00924E98">
        <w:rPr>
          <w:rFonts w:ascii="Times New Roman" w:eastAsia="Times New Roman" w:hAnsi="Times New Roman" w:cs="Times New Roman"/>
          <w:sz w:val="24"/>
          <w:szCs w:val="24"/>
        </w:rPr>
        <w:t xml:space="preserve">, 2017. </w:t>
      </w:r>
      <w:proofErr w:type="spellStart"/>
      <w:r w:rsidRPr="00924E98">
        <w:rPr>
          <w:rFonts w:ascii="Times New Roman" w:eastAsia="Times New Roman" w:hAnsi="Times New Roman" w:cs="Times New Roman"/>
          <w:sz w:val="24"/>
          <w:szCs w:val="24"/>
        </w:rPr>
        <w:t>WorldClim</w:t>
      </w:r>
      <w:proofErr w:type="spellEnd"/>
      <w:r w:rsidRPr="00924E98">
        <w:rPr>
          <w:rFonts w:ascii="Times New Roman" w:eastAsia="Times New Roman" w:hAnsi="Times New Roman" w:cs="Times New Roman"/>
          <w:sz w:val="24"/>
          <w:szCs w:val="24"/>
        </w:rPr>
        <w:t xml:space="preserve"> 2: new 1km spatial resolution climate surfaces for       global land areas. </w:t>
      </w:r>
      <w:hyperlink r:id="rId273">
        <w:r w:rsidRPr="00924E98">
          <w:rPr>
            <w:rFonts w:ascii="Times New Roman" w:eastAsia="Times New Roman" w:hAnsi="Times New Roman" w:cs="Times New Roman"/>
            <w:sz w:val="24"/>
            <w:szCs w:val="24"/>
          </w:rPr>
          <w:t>International Journal of Climatology 37 (12): 4302-4315</w:t>
        </w:r>
      </w:hyperlink>
    </w:p>
    <w:p w14:paraId="38426BB4" w14:textId="439EA568"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Fontana J. A. (2020). Minimum Water Activity Limits for Growth of Microorganisms. </w:t>
      </w:r>
      <w:r w:rsidRPr="00924E98">
        <w:rPr>
          <w:rFonts w:ascii="Times New Roman" w:eastAsia="Times New Roman" w:hAnsi="Times New Roman" w:cs="Times New Roman"/>
          <w:i/>
          <w:sz w:val="24"/>
          <w:szCs w:val="24"/>
        </w:rPr>
        <w:t>Wiley Blackwell,</w:t>
      </w:r>
      <w:r w:rsidRPr="00924E98">
        <w:rPr>
          <w:rFonts w:ascii="Times New Roman" w:eastAsia="Times New Roman" w:hAnsi="Times New Roman" w:cs="Times New Roman"/>
          <w:sz w:val="24"/>
          <w:szCs w:val="24"/>
        </w:rPr>
        <w:t xml:space="preserve"> 571-572 DOI:</w:t>
      </w:r>
      <w:hyperlink r:id="rId274">
        <w:r w:rsidRPr="00924E98">
          <w:rPr>
            <w:rFonts w:ascii="Times New Roman" w:eastAsia="Times New Roman" w:hAnsi="Times New Roman" w:cs="Times New Roman"/>
            <w:sz w:val="24"/>
            <w:szCs w:val="24"/>
            <w:u w:val="single"/>
          </w:rPr>
          <w:t>10.1002/9781118765982.app4</w:t>
        </w:r>
      </w:hyperlink>
    </w:p>
    <w:p w14:paraId="6607C772"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75">
        <w:r w:rsidRPr="00924E98">
          <w:rPr>
            <w:rFonts w:ascii="Times New Roman" w:hAnsi="Times New Roman" w:cs="Times New Roman"/>
            <w:sz w:val="24"/>
            <w:szCs w:val="24"/>
          </w:rPr>
          <w:t xml:space="preserve">Francois, Lutzoni. (2001). </w:t>
        </w:r>
      </w:hyperlink>
      <w:hyperlink r:id="rId276">
        <w:r w:rsidRPr="00924E98">
          <w:rPr>
            <w:rFonts w:ascii="Times New Roman" w:hAnsi="Times New Roman" w:cs="Times New Roman"/>
            <w:i/>
            <w:sz w:val="24"/>
            <w:szCs w:val="24"/>
          </w:rPr>
          <w:t>Nuclear ribosomal DNA – Lutzoni Lab</w:t>
        </w:r>
      </w:hyperlink>
      <w:hyperlink r:id="rId277">
        <w:r w:rsidRPr="00924E98">
          <w:rPr>
            <w:rFonts w:ascii="Times New Roman" w:hAnsi="Times New Roman" w:cs="Times New Roman"/>
            <w:sz w:val="24"/>
            <w:szCs w:val="24"/>
          </w:rPr>
          <w:t>. https://lutzonilab.org/nuclear-ribosomal-dna/</w:t>
        </w:r>
      </w:hyperlink>
    </w:p>
    <w:p w14:paraId="537B432B"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78">
        <w:r w:rsidRPr="00924E98">
          <w:rPr>
            <w:rFonts w:ascii="Times New Roman" w:hAnsi="Times New Roman" w:cs="Times New Roman"/>
            <w:sz w:val="24"/>
            <w:szCs w:val="24"/>
          </w:rPr>
          <w:t xml:space="preserve">Gautam, A. K., Verma, R. K., Avasthi, S., Sushma, Bohra, Y., Devadatha, B., Niranjan, M., &amp; Suwannarach, N. (2022). Current Insight into Traditional and Modern Methods in Fungal Diversity Estimates. </w:t>
        </w:r>
      </w:hyperlink>
      <w:hyperlink r:id="rId279">
        <w:r w:rsidRPr="00924E98">
          <w:rPr>
            <w:rFonts w:ascii="Times New Roman" w:hAnsi="Times New Roman" w:cs="Times New Roman"/>
            <w:i/>
            <w:sz w:val="24"/>
            <w:szCs w:val="24"/>
          </w:rPr>
          <w:t>Journal of Fungi</w:t>
        </w:r>
      </w:hyperlink>
      <w:hyperlink r:id="rId280">
        <w:r w:rsidRPr="00924E98">
          <w:rPr>
            <w:rFonts w:ascii="Times New Roman" w:hAnsi="Times New Roman" w:cs="Times New Roman"/>
            <w:sz w:val="24"/>
            <w:szCs w:val="24"/>
          </w:rPr>
          <w:t xml:space="preserve">, </w:t>
        </w:r>
      </w:hyperlink>
      <w:hyperlink r:id="rId281">
        <w:r w:rsidRPr="00924E98">
          <w:rPr>
            <w:rFonts w:ascii="Times New Roman" w:hAnsi="Times New Roman" w:cs="Times New Roman"/>
            <w:i/>
            <w:sz w:val="24"/>
            <w:szCs w:val="24"/>
          </w:rPr>
          <w:t>8</w:t>
        </w:r>
      </w:hyperlink>
      <w:hyperlink r:id="rId282">
        <w:r w:rsidRPr="00924E98">
          <w:rPr>
            <w:rFonts w:ascii="Times New Roman" w:hAnsi="Times New Roman" w:cs="Times New Roman"/>
            <w:sz w:val="24"/>
            <w:szCs w:val="24"/>
          </w:rPr>
          <w:t>(3), 226. https://doi.org/10.3390/jof8030226</w:t>
        </w:r>
      </w:hyperlink>
    </w:p>
    <w:p w14:paraId="3ACCB1E5"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83">
        <w:r w:rsidRPr="00924E98">
          <w:rPr>
            <w:rFonts w:ascii="Times New Roman" w:hAnsi="Times New Roman" w:cs="Times New Roman"/>
            <w:sz w:val="24"/>
            <w:szCs w:val="24"/>
          </w:rPr>
          <w:t xml:space="preserve">Gessler, N. N., Egorova, A. S., &amp; Belozerskaya, T. A. (2014). Melanin pigments of fungi under extreme environmental conditions (Review). </w:t>
        </w:r>
      </w:hyperlink>
      <w:hyperlink r:id="rId284">
        <w:r w:rsidRPr="00924E98">
          <w:rPr>
            <w:rFonts w:ascii="Times New Roman" w:hAnsi="Times New Roman" w:cs="Times New Roman"/>
            <w:i/>
            <w:sz w:val="24"/>
            <w:szCs w:val="24"/>
          </w:rPr>
          <w:t>Applied Biochemistry and Microbiology</w:t>
        </w:r>
      </w:hyperlink>
      <w:hyperlink r:id="rId285">
        <w:r w:rsidRPr="00924E98">
          <w:rPr>
            <w:rFonts w:ascii="Times New Roman" w:hAnsi="Times New Roman" w:cs="Times New Roman"/>
            <w:sz w:val="24"/>
            <w:szCs w:val="24"/>
          </w:rPr>
          <w:t xml:space="preserve">, </w:t>
        </w:r>
      </w:hyperlink>
      <w:hyperlink r:id="rId286">
        <w:r w:rsidRPr="00924E98">
          <w:rPr>
            <w:rFonts w:ascii="Times New Roman" w:hAnsi="Times New Roman" w:cs="Times New Roman"/>
            <w:i/>
            <w:sz w:val="24"/>
            <w:szCs w:val="24"/>
          </w:rPr>
          <w:t>50</w:t>
        </w:r>
      </w:hyperlink>
      <w:hyperlink r:id="rId287">
        <w:r w:rsidRPr="00924E98">
          <w:rPr>
            <w:rFonts w:ascii="Times New Roman" w:hAnsi="Times New Roman" w:cs="Times New Roman"/>
            <w:sz w:val="24"/>
            <w:szCs w:val="24"/>
          </w:rPr>
          <w:t>(2), 105–113. https://doi.org/10.1134/S0003683814020094</w:t>
        </w:r>
      </w:hyperlink>
    </w:p>
    <w:p w14:paraId="59D17FE6"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288">
        <w:r w:rsidRPr="00924E98">
          <w:rPr>
            <w:rFonts w:ascii="Times New Roman" w:hAnsi="Times New Roman" w:cs="Times New Roman"/>
            <w:sz w:val="24"/>
            <w:szCs w:val="24"/>
          </w:rPr>
          <w:t xml:space="preserve">GostinÄar, C., Grube, M., De Hoog, S., Zalar, P., &amp; Gunde-Cimerman, N. (2010). Extremotolerance in fungi: Evolution on the edge: Evolution on the edge. </w:t>
        </w:r>
      </w:hyperlink>
      <w:hyperlink r:id="rId289">
        <w:r w:rsidRPr="00924E98">
          <w:rPr>
            <w:rFonts w:ascii="Times New Roman" w:hAnsi="Times New Roman" w:cs="Times New Roman"/>
            <w:i/>
            <w:sz w:val="24"/>
            <w:szCs w:val="24"/>
          </w:rPr>
          <w:t>FEMS Microbiology Ecology</w:t>
        </w:r>
      </w:hyperlink>
      <w:hyperlink r:id="rId290">
        <w:r w:rsidRPr="00924E98">
          <w:rPr>
            <w:rFonts w:ascii="Times New Roman" w:hAnsi="Times New Roman" w:cs="Times New Roman"/>
            <w:sz w:val="24"/>
            <w:szCs w:val="24"/>
          </w:rPr>
          <w:t xml:space="preserve">, </w:t>
        </w:r>
      </w:hyperlink>
      <w:hyperlink r:id="rId291">
        <w:r w:rsidRPr="00924E98">
          <w:rPr>
            <w:rFonts w:ascii="Times New Roman" w:hAnsi="Times New Roman" w:cs="Times New Roman"/>
            <w:i/>
            <w:sz w:val="24"/>
            <w:szCs w:val="24"/>
          </w:rPr>
          <w:t>71</w:t>
        </w:r>
      </w:hyperlink>
      <w:hyperlink r:id="rId292">
        <w:r w:rsidRPr="00924E98">
          <w:rPr>
            <w:rFonts w:ascii="Times New Roman" w:hAnsi="Times New Roman" w:cs="Times New Roman"/>
            <w:sz w:val="24"/>
            <w:szCs w:val="24"/>
          </w:rPr>
          <w:t>(1), 2–11. https://doi.org/10.1111/j.1574-6941.2009.00794.x</w:t>
        </w:r>
      </w:hyperlink>
    </w:p>
    <w:p w14:paraId="3D029D2E" w14:textId="77777777"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Grondin AE, Johansen JR (1993) Microbial spatial heterogeneity in </w:t>
      </w:r>
      <w:proofErr w:type="spellStart"/>
      <w:r w:rsidRPr="00924E98">
        <w:rPr>
          <w:rFonts w:ascii="Times New Roman" w:eastAsia="Times New Roman" w:hAnsi="Times New Roman" w:cs="Times New Roman"/>
          <w:sz w:val="24"/>
          <w:szCs w:val="24"/>
        </w:rPr>
        <w:t>microbiotic</w:t>
      </w:r>
      <w:proofErr w:type="spellEnd"/>
      <w:r w:rsidRPr="00924E98">
        <w:rPr>
          <w:rFonts w:ascii="Times New Roman" w:eastAsia="Times New Roman" w:hAnsi="Times New Roman" w:cs="Times New Roman"/>
          <w:sz w:val="24"/>
          <w:szCs w:val="24"/>
        </w:rPr>
        <w:t xml:space="preserve"> crusts in Colorado National Monument. I. Algae. Great Basin Nat 53:24–30</w:t>
      </w:r>
    </w:p>
    <w:p w14:paraId="7AC6F06E" w14:textId="77777777" w:rsidR="00962944" w:rsidRPr="00924E98" w:rsidRDefault="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55246EFF"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93">
        <w:r w:rsidRPr="00924E98">
          <w:rPr>
            <w:rFonts w:ascii="Times New Roman" w:hAnsi="Times New Roman" w:cs="Times New Roman"/>
            <w:sz w:val="24"/>
            <w:szCs w:val="24"/>
          </w:rPr>
          <w:t xml:space="preserve">Hamayun, M., Hussain, A., Afzal Khan, S., Iqbal, A., &amp; Lee, I.-J. (2020). An endophytic fungus Aspergillus violaceofuscus can be used as heat stress adaptive tool for Glycine max L. and Helianthus annuus L. </w:t>
        </w:r>
      </w:hyperlink>
      <w:hyperlink r:id="rId294">
        <w:r w:rsidRPr="00924E98">
          <w:rPr>
            <w:rFonts w:ascii="Times New Roman" w:hAnsi="Times New Roman" w:cs="Times New Roman"/>
            <w:i/>
            <w:sz w:val="24"/>
            <w:szCs w:val="24"/>
          </w:rPr>
          <w:t>Journal of Applied Botany and Food Quality</w:t>
        </w:r>
      </w:hyperlink>
      <w:hyperlink r:id="rId295">
        <w:r w:rsidRPr="00924E98">
          <w:rPr>
            <w:rFonts w:ascii="Times New Roman" w:hAnsi="Times New Roman" w:cs="Times New Roman"/>
            <w:sz w:val="24"/>
            <w:szCs w:val="24"/>
          </w:rPr>
          <w:t xml:space="preserve">, </w:t>
        </w:r>
      </w:hyperlink>
      <w:hyperlink r:id="rId296">
        <w:r w:rsidRPr="00924E98">
          <w:rPr>
            <w:rFonts w:ascii="Times New Roman" w:hAnsi="Times New Roman" w:cs="Times New Roman"/>
            <w:i/>
            <w:sz w:val="24"/>
            <w:szCs w:val="24"/>
          </w:rPr>
          <w:t>93</w:t>
        </w:r>
      </w:hyperlink>
      <w:hyperlink r:id="rId297">
        <w:r w:rsidRPr="00924E98">
          <w:rPr>
            <w:rFonts w:ascii="Times New Roman" w:hAnsi="Times New Roman" w:cs="Times New Roman"/>
            <w:sz w:val="24"/>
            <w:szCs w:val="24"/>
          </w:rPr>
          <w:t>, 112–120. https://doi.org/10.5073/JABFQ.2020.093.014</w:t>
        </w:r>
      </w:hyperlink>
    </w:p>
    <w:p w14:paraId="71C321AC"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98">
        <w:r w:rsidRPr="00924E98">
          <w:rPr>
            <w:rFonts w:ascii="Times New Roman" w:hAnsi="Times New Roman" w:cs="Times New Roman"/>
            <w:sz w:val="24"/>
            <w:szCs w:val="24"/>
          </w:rPr>
          <w:t xml:space="preserve">Hawksworth, D. L., &amp; Lücking, R. (2017). Fungal Diversity Revisited: 2.2 to 3.8 Million Species. </w:t>
        </w:r>
      </w:hyperlink>
      <w:hyperlink r:id="rId299">
        <w:r w:rsidRPr="00924E98">
          <w:rPr>
            <w:rFonts w:ascii="Times New Roman" w:hAnsi="Times New Roman" w:cs="Times New Roman"/>
            <w:i/>
            <w:sz w:val="24"/>
            <w:szCs w:val="24"/>
          </w:rPr>
          <w:t>Microbiology Spectrum</w:t>
        </w:r>
      </w:hyperlink>
      <w:hyperlink r:id="rId300">
        <w:r w:rsidRPr="00924E98">
          <w:rPr>
            <w:rFonts w:ascii="Times New Roman" w:hAnsi="Times New Roman" w:cs="Times New Roman"/>
            <w:sz w:val="24"/>
            <w:szCs w:val="24"/>
          </w:rPr>
          <w:t xml:space="preserve">, </w:t>
        </w:r>
      </w:hyperlink>
      <w:hyperlink r:id="rId301">
        <w:r w:rsidRPr="00924E98">
          <w:rPr>
            <w:rFonts w:ascii="Times New Roman" w:hAnsi="Times New Roman" w:cs="Times New Roman"/>
            <w:i/>
            <w:sz w:val="24"/>
            <w:szCs w:val="24"/>
          </w:rPr>
          <w:t>5</w:t>
        </w:r>
      </w:hyperlink>
      <w:hyperlink r:id="rId302">
        <w:r w:rsidRPr="00924E98">
          <w:rPr>
            <w:rFonts w:ascii="Times New Roman" w:hAnsi="Times New Roman" w:cs="Times New Roman"/>
            <w:sz w:val="24"/>
            <w:szCs w:val="24"/>
          </w:rPr>
          <w:t>(4), 10.1128/microbiolspec.funk-0052–2016. https://doi.org/10.1128/microbiolspec.funk-0052-2016</w:t>
        </w:r>
      </w:hyperlink>
    </w:p>
    <w:p w14:paraId="65EFB90B"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03">
        <w:r w:rsidRPr="00924E98">
          <w:rPr>
            <w:rFonts w:ascii="Times New Roman" w:hAnsi="Times New Roman" w:cs="Times New Roman"/>
            <w:sz w:val="24"/>
            <w:szCs w:val="24"/>
          </w:rPr>
          <w:t xml:space="preserve">Hernandez, R. R., &amp; Sandquist, D. R. (2011). Disturbance of biological soil crust increases emergence of exotic vascular plants in California sage scrub. </w:t>
        </w:r>
      </w:hyperlink>
      <w:hyperlink r:id="rId304">
        <w:r w:rsidRPr="00924E98">
          <w:rPr>
            <w:rFonts w:ascii="Times New Roman" w:hAnsi="Times New Roman" w:cs="Times New Roman"/>
            <w:i/>
            <w:sz w:val="24"/>
            <w:szCs w:val="24"/>
          </w:rPr>
          <w:t>Plant Ecology</w:t>
        </w:r>
      </w:hyperlink>
      <w:hyperlink r:id="rId305">
        <w:r w:rsidRPr="00924E98">
          <w:rPr>
            <w:rFonts w:ascii="Times New Roman" w:hAnsi="Times New Roman" w:cs="Times New Roman"/>
            <w:sz w:val="24"/>
            <w:szCs w:val="24"/>
          </w:rPr>
          <w:t xml:space="preserve">, </w:t>
        </w:r>
      </w:hyperlink>
      <w:hyperlink r:id="rId306">
        <w:r w:rsidRPr="00924E98">
          <w:rPr>
            <w:rFonts w:ascii="Times New Roman" w:hAnsi="Times New Roman" w:cs="Times New Roman"/>
            <w:i/>
            <w:sz w:val="24"/>
            <w:szCs w:val="24"/>
          </w:rPr>
          <w:t>212</w:t>
        </w:r>
      </w:hyperlink>
      <w:hyperlink r:id="rId307">
        <w:r w:rsidRPr="00924E98">
          <w:rPr>
            <w:rFonts w:ascii="Times New Roman" w:hAnsi="Times New Roman" w:cs="Times New Roman"/>
            <w:sz w:val="24"/>
            <w:szCs w:val="24"/>
          </w:rPr>
          <w:t>(10), 1709–1721. https://doi.org/10.1007/s11258-011-9943-x</w:t>
        </w:r>
      </w:hyperlink>
    </w:p>
    <w:p w14:paraId="389ADB0D"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08">
        <w:r w:rsidRPr="00924E98">
          <w:rPr>
            <w:rFonts w:ascii="Times New Roman" w:hAnsi="Times New Roman" w:cs="Times New Roman"/>
            <w:sz w:val="24"/>
            <w:szCs w:val="24"/>
          </w:rPr>
          <w:t xml:space="preserve">Higgins, K. L., Arnold, A. E., Coley, P. D., &amp; Kursar, T. A. (2014). Communities of fungal endophytes in tropical forest grasses: Highly diverse host- and habitat generalists characterized by strong spatial structure. </w:t>
        </w:r>
      </w:hyperlink>
      <w:hyperlink r:id="rId309">
        <w:r w:rsidRPr="00924E98">
          <w:rPr>
            <w:rFonts w:ascii="Times New Roman" w:hAnsi="Times New Roman" w:cs="Times New Roman"/>
            <w:i/>
            <w:sz w:val="24"/>
            <w:szCs w:val="24"/>
          </w:rPr>
          <w:t>Fungal Ecology</w:t>
        </w:r>
      </w:hyperlink>
      <w:hyperlink r:id="rId310">
        <w:r w:rsidRPr="00924E98">
          <w:rPr>
            <w:rFonts w:ascii="Times New Roman" w:hAnsi="Times New Roman" w:cs="Times New Roman"/>
            <w:sz w:val="24"/>
            <w:szCs w:val="24"/>
          </w:rPr>
          <w:t xml:space="preserve">, </w:t>
        </w:r>
      </w:hyperlink>
      <w:hyperlink r:id="rId311">
        <w:r w:rsidRPr="00924E98">
          <w:rPr>
            <w:rFonts w:ascii="Times New Roman" w:hAnsi="Times New Roman" w:cs="Times New Roman"/>
            <w:i/>
            <w:sz w:val="24"/>
            <w:szCs w:val="24"/>
          </w:rPr>
          <w:t>8</w:t>
        </w:r>
      </w:hyperlink>
      <w:hyperlink r:id="rId312">
        <w:r w:rsidRPr="00924E98">
          <w:rPr>
            <w:rFonts w:ascii="Times New Roman" w:hAnsi="Times New Roman" w:cs="Times New Roman"/>
            <w:sz w:val="24"/>
            <w:szCs w:val="24"/>
          </w:rPr>
          <w:t>, 1–11. https://doi.org/10.1016/j.funeco.2013.12.005</w:t>
        </w:r>
      </w:hyperlink>
    </w:p>
    <w:p w14:paraId="27D24576"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13">
        <w:r w:rsidRPr="00924E98">
          <w:rPr>
            <w:rFonts w:ascii="Times New Roman" w:hAnsi="Times New Roman" w:cs="Times New Roman"/>
            <w:sz w:val="24"/>
            <w:szCs w:val="24"/>
          </w:rPr>
          <w:t xml:space="preserve">Honegger, R. (1998). THE LICHEN SYMBIOSIS—WHAT IS SO SPECTACULAR ABOUT IT? </w:t>
        </w:r>
      </w:hyperlink>
      <w:hyperlink r:id="rId314">
        <w:r w:rsidRPr="00924E98">
          <w:rPr>
            <w:rFonts w:ascii="Times New Roman" w:hAnsi="Times New Roman" w:cs="Times New Roman"/>
            <w:i/>
            <w:sz w:val="24"/>
            <w:szCs w:val="24"/>
          </w:rPr>
          <w:t>THE LICHENOLOGIST</w:t>
        </w:r>
      </w:hyperlink>
      <w:hyperlink r:id="rId315">
        <w:r w:rsidRPr="00924E98">
          <w:rPr>
            <w:rFonts w:ascii="Times New Roman" w:hAnsi="Times New Roman" w:cs="Times New Roman"/>
            <w:sz w:val="24"/>
            <w:szCs w:val="24"/>
          </w:rPr>
          <w:t xml:space="preserve">, </w:t>
        </w:r>
      </w:hyperlink>
      <w:hyperlink r:id="rId316">
        <w:r w:rsidRPr="00924E98">
          <w:rPr>
            <w:rFonts w:ascii="Times New Roman" w:hAnsi="Times New Roman" w:cs="Times New Roman"/>
            <w:i/>
            <w:sz w:val="24"/>
            <w:szCs w:val="24"/>
          </w:rPr>
          <w:t>30</w:t>
        </w:r>
      </w:hyperlink>
      <w:hyperlink r:id="rId317">
        <w:r w:rsidRPr="00924E98">
          <w:rPr>
            <w:rFonts w:ascii="Times New Roman" w:hAnsi="Times New Roman" w:cs="Times New Roman"/>
            <w:sz w:val="24"/>
            <w:szCs w:val="24"/>
          </w:rPr>
          <w:t>.</w:t>
        </w:r>
      </w:hyperlink>
    </w:p>
    <w:p w14:paraId="48BF7B23"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18">
        <w:r w:rsidRPr="00924E98">
          <w:rPr>
            <w:rFonts w:ascii="Times New Roman" w:hAnsi="Times New Roman" w:cs="Times New Roman"/>
            <w:sz w:val="24"/>
            <w:szCs w:val="24"/>
          </w:rPr>
          <w:t xml:space="preserve">Hoover, D. L., Bestelmeyer, B., Grimm, N. B., Huxman, T. E., Reed, S. C., Sala, O., Seastedt, T. R., Wilmer, H., &amp; Ferrenberg, S. (2020). Traversing the Wasteland: A Framework for Assessing Ecological Threats to Drylands. </w:t>
        </w:r>
      </w:hyperlink>
      <w:hyperlink r:id="rId319">
        <w:r w:rsidRPr="00924E98">
          <w:rPr>
            <w:rFonts w:ascii="Times New Roman" w:hAnsi="Times New Roman" w:cs="Times New Roman"/>
            <w:i/>
            <w:sz w:val="24"/>
            <w:szCs w:val="24"/>
          </w:rPr>
          <w:t>BioScience</w:t>
        </w:r>
      </w:hyperlink>
      <w:hyperlink r:id="rId320">
        <w:r w:rsidRPr="00924E98">
          <w:rPr>
            <w:rFonts w:ascii="Times New Roman" w:hAnsi="Times New Roman" w:cs="Times New Roman"/>
            <w:sz w:val="24"/>
            <w:szCs w:val="24"/>
          </w:rPr>
          <w:t xml:space="preserve">, </w:t>
        </w:r>
      </w:hyperlink>
      <w:hyperlink r:id="rId321">
        <w:r w:rsidRPr="00924E98">
          <w:rPr>
            <w:rFonts w:ascii="Times New Roman" w:hAnsi="Times New Roman" w:cs="Times New Roman"/>
            <w:i/>
            <w:sz w:val="24"/>
            <w:szCs w:val="24"/>
          </w:rPr>
          <w:t>70</w:t>
        </w:r>
      </w:hyperlink>
      <w:hyperlink r:id="rId322">
        <w:r w:rsidRPr="00924E98">
          <w:rPr>
            <w:rFonts w:ascii="Times New Roman" w:hAnsi="Times New Roman" w:cs="Times New Roman"/>
            <w:sz w:val="24"/>
            <w:szCs w:val="24"/>
          </w:rPr>
          <w:t>(1), 35–47. https://doi.org/10.1093/biosci/biz126</w:t>
        </w:r>
      </w:hyperlink>
    </w:p>
    <w:p w14:paraId="74E3BB30"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23">
        <w:r w:rsidRPr="00924E98">
          <w:rPr>
            <w:rFonts w:ascii="Times New Roman" w:hAnsi="Times New Roman" w:cs="Times New Roman"/>
            <w:sz w:val="24"/>
            <w:szCs w:val="24"/>
          </w:rPr>
          <w:t xml:space="preserve">Huang, J., Li, Y., Fu, C., Chen, F., Fu, Q., Dai, A., Shinoda, M., Ma, Z., Guo, W., Li, Z., Zhang, L., Liu, Y., Yu, H., He, Y., Xie, Y., Guan, X., Ji, M., Lin, L., Wang, S., … Wang, G. </w:t>
        </w:r>
        <w:r w:rsidRPr="00924E98">
          <w:rPr>
            <w:rFonts w:ascii="Times New Roman" w:hAnsi="Times New Roman" w:cs="Times New Roman"/>
            <w:sz w:val="24"/>
            <w:szCs w:val="24"/>
          </w:rPr>
          <w:lastRenderedPageBreak/>
          <w:t xml:space="preserve">(2017). Dryland climate change: Recent progress and challenges. </w:t>
        </w:r>
      </w:hyperlink>
      <w:hyperlink r:id="rId324">
        <w:r w:rsidRPr="00924E98">
          <w:rPr>
            <w:rFonts w:ascii="Times New Roman" w:hAnsi="Times New Roman" w:cs="Times New Roman"/>
            <w:i/>
            <w:sz w:val="24"/>
            <w:szCs w:val="24"/>
          </w:rPr>
          <w:t>Reviews of Geophysics</w:t>
        </w:r>
      </w:hyperlink>
      <w:hyperlink r:id="rId325">
        <w:r w:rsidRPr="00924E98">
          <w:rPr>
            <w:rFonts w:ascii="Times New Roman" w:hAnsi="Times New Roman" w:cs="Times New Roman"/>
            <w:sz w:val="24"/>
            <w:szCs w:val="24"/>
          </w:rPr>
          <w:t xml:space="preserve">, </w:t>
        </w:r>
      </w:hyperlink>
      <w:hyperlink r:id="rId326">
        <w:r w:rsidRPr="00924E98">
          <w:rPr>
            <w:rFonts w:ascii="Times New Roman" w:hAnsi="Times New Roman" w:cs="Times New Roman"/>
            <w:i/>
            <w:sz w:val="24"/>
            <w:szCs w:val="24"/>
          </w:rPr>
          <w:t>55</w:t>
        </w:r>
      </w:hyperlink>
      <w:hyperlink r:id="rId327">
        <w:r w:rsidRPr="00924E98">
          <w:rPr>
            <w:rFonts w:ascii="Times New Roman" w:hAnsi="Times New Roman" w:cs="Times New Roman"/>
            <w:sz w:val="24"/>
            <w:szCs w:val="24"/>
          </w:rPr>
          <w:t>(3), 719–778. https://doi.org/10.1002/2016RG000550</w:t>
        </w:r>
      </w:hyperlink>
    </w:p>
    <w:p w14:paraId="5F911998"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28">
        <w:r w:rsidRPr="00924E98">
          <w:rPr>
            <w:rFonts w:ascii="Times New Roman" w:hAnsi="Times New Roman" w:cs="Times New Roman"/>
            <w:sz w:val="24"/>
            <w:szCs w:val="24"/>
          </w:rPr>
          <w:t xml:space="preserve">Huang, J., Yu, H., Guan, X., Wang, G., &amp; Guo, R. (2016). Accelerated dryland expansion under climate change. </w:t>
        </w:r>
      </w:hyperlink>
      <w:hyperlink r:id="rId329">
        <w:r w:rsidRPr="00924E98">
          <w:rPr>
            <w:rFonts w:ascii="Times New Roman" w:hAnsi="Times New Roman" w:cs="Times New Roman"/>
            <w:i/>
            <w:sz w:val="24"/>
            <w:szCs w:val="24"/>
          </w:rPr>
          <w:t>Nature Climate Change</w:t>
        </w:r>
      </w:hyperlink>
      <w:hyperlink r:id="rId330">
        <w:r w:rsidRPr="00924E98">
          <w:rPr>
            <w:rFonts w:ascii="Times New Roman" w:hAnsi="Times New Roman" w:cs="Times New Roman"/>
            <w:sz w:val="24"/>
            <w:szCs w:val="24"/>
          </w:rPr>
          <w:t xml:space="preserve">, </w:t>
        </w:r>
      </w:hyperlink>
      <w:hyperlink r:id="rId331">
        <w:r w:rsidRPr="00924E98">
          <w:rPr>
            <w:rFonts w:ascii="Times New Roman" w:hAnsi="Times New Roman" w:cs="Times New Roman"/>
            <w:i/>
            <w:sz w:val="24"/>
            <w:szCs w:val="24"/>
          </w:rPr>
          <w:t>6</w:t>
        </w:r>
      </w:hyperlink>
      <w:hyperlink r:id="rId332">
        <w:r w:rsidRPr="00924E98">
          <w:rPr>
            <w:rFonts w:ascii="Times New Roman" w:hAnsi="Times New Roman" w:cs="Times New Roman"/>
            <w:sz w:val="24"/>
            <w:szCs w:val="24"/>
          </w:rPr>
          <w:t>(2), 166–171. https://doi.org/10.1038/nclimate2837</w:t>
        </w:r>
      </w:hyperlink>
    </w:p>
    <w:p w14:paraId="5C8FD17B"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333">
        <w:r w:rsidRPr="00924E98">
          <w:rPr>
            <w:rFonts w:ascii="Times New Roman" w:hAnsi="Times New Roman" w:cs="Times New Roman"/>
            <w:sz w:val="24"/>
            <w:szCs w:val="24"/>
          </w:rPr>
          <w:t xml:space="preserve">Huang, Y.-L., Bowman, E. A., Massimo, N. C., Garber, N. P., U’Ren, J. M., Sandberg, D. C., &amp; Arnold, A. E. (2018). Using collections data to infer biogeographic, environmental, and host structure in communities of endophytic fungi. </w:t>
        </w:r>
      </w:hyperlink>
      <w:hyperlink r:id="rId334">
        <w:r w:rsidRPr="00924E98">
          <w:rPr>
            <w:rFonts w:ascii="Times New Roman" w:hAnsi="Times New Roman" w:cs="Times New Roman"/>
            <w:i/>
            <w:sz w:val="24"/>
            <w:szCs w:val="24"/>
          </w:rPr>
          <w:t>Mycologia</w:t>
        </w:r>
      </w:hyperlink>
      <w:hyperlink r:id="rId335">
        <w:r w:rsidRPr="00924E98">
          <w:rPr>
            <w:rFonts w:ascii="Times New Roman" w:hAnsi="Times New Roman" w:cs="Times New Roman"/>
            <w:sz w:val="24"/>
            <w:szCs w:val="24"/>
          </w:rPr>
          <w:t xml:space="preserve">, </w:t>
        </w:r>
      </w:hyperlink>
      <w:hyperlink r:id="rId336">
        <w:r w:rsidRPr="00924E98">
          <w:rPr>
            <w:rFonts w:ascii="Times New Roman" w:hAnsi="Times New Roman" w:cs="Times New Roman"/>
            <w:i/>
            <w:sz w:val="24"/>
            <w:szCs w:val="24"/>
          </w:rPr>
          <w:t>110</w:t>
        </w:r>
      </w:hyperlink>
      <w:hyperlink r:id="rId337">
        <w:r w:rsidRPr="00924E98">
          <w:rPr>
            <w:rFonts w:ascii="Times New Roman" w:hAnsi="Times New Roman" w:cs="Times New Roman"/>
            <w:sz w:val="24"/>
            <w:szCs w:val="24"/>
          </w:rPr>
          <w:t>(1), 47–62. https://doi.org/10.1080/00275514.2018.1442078</w:t>
        </w:r>
      </w:hyperlink>
    </w:p>
    <w:p w14:paraId="3391E113" w14:textId="57899BE8" w:rsidR="00BD3807" w:rsidRPr="00BD3807" w:rsidRDefault="00BD3807" w:rsidP="00BD380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H. Wickham. ggplot2: Elegant Graphics for Data Analysis. Springer-Verlag New York, 2016.</w:t>
      </w:r>
    </w:p>
    <w:p w14:paraId="543EDAFB" w14:textId="0A0F09B7" w:rsidR="006A5FF3" w:rsidRPr="006A5FF3" w:rsidRDefault="006A5FF3" w:rsidP="006A5FF3">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Jari Oksanen, Gavin L. Simpson, F. Guillaume Blanchet, Roeland Kindt, Pierre Legendre, Peter R. Minchin, R.B. O'Hara, Peter Solymos, M. Henry H. Stevens, Eduard </w:t>
      </w:r>
      <w:proofErr w:type="spellStart"/>
      <w:r w:rsidRPr="00924E98">
        <w:rPr>
          <w:rFonts w:ascii="Times New Roman" w:eastAsia="Times New Roman" w:hAnsi="Times New Roman" w:cs="Times New Roman"/>
          <w:sz w:val="24"/>
          <w:szCs w:val="24"/>
        </w:rPr>
        <w:t>Szoecs</w:t>
      </w:r>
      <w:proofErr w:type="spellEnd"/>
      <w:r w:rsidRPr="00924E98">
        <w:rPr>
          <w:rFonts w:ascii="Times New Roman" w:eastAsia="Times New Roman" w:hAnsi="Times New Roman" w:cs="Times New Roman"/>
          <w:sz w:val="24"/>
          <w:szCs w:val="24"/>
        </w:rPr>
        <w:t xml:space="preserve">, Helene Wagner, Matt Barbour, Michael Bedward, Ben Bolker, Daniel </w:t>
      </w:r>
      <w:proofErr w:type="spellStart"/>
      <w:r w:rsidRPr="00924E98">
        <w:rPr>
          <w:rFonts w:ascii="Times New Roman" w:eastAsia="Times New Roman" w:hAnsi="Times New Roman" w:cs="Times New Roman"/>
          <w:sz w:val="24"/>
          <w:szCs w:val="24"/>
        </w:rPr>
        <w:t>Borcard</w:t>
      </w:r>
      <w:proofErr w:type="spellEnd"/>
      <w:r w:rsidRPr="00924E98">
        <w:rPr>
          <w:rFonts w:ascii="Times New Roman" w:eastAsia="Times New Roman" w:hAnsi="Times New Roman" w:cs="Times New Roman"/>
          <w:sz w:val="24"/>
          <w:szCs w:val="24"/>
        </w:rPr>
        <w:t xml:space="preserve">, Gustavo Carvalho, Michael Chirico, Miquel De Caceres, Sebastien Durand, Heloisa Beatriz </w:t>
      </w:r>
      <w:proofErr w:type="spellStart"/>
      <w:r w:rsidRPr="00924E98">
        <w:rPr>
          <w:rFonts w:ascii="Times New Roman" w:eastAsia="Times New Roman" w:hAnsi="Times New Roman" w:cs="Times New Roman"/>
          <w:sz w:val="24"/>
          <w:szCs w:val="24"/>
        </w:rPr>
        <w:t>Antoniazi</w:t>
      </w:r>
      <w:proofErr w:type="spellEnd"/>
      <w:r w:rsidRPr="00924E98">
        <w:rPr>
          <w:rFonts w:ascii="Times New Roman" w:eastAsia="Times New Roman" w:hAnsi="Times New Roman" w:cs="Times New Roman"/>
          <w:sz w:val="24"/>
          <w:szCs w:val="24"/>
        </w:rPr>
        <w:t xml:space="preserve"> Evangelista, Rich </w:t>
      </w:r>
      <w:proofErr w:type="spellStart"/>
      <w:r w:rsidRPr="00924E98">
        <w:rPr>
          <w:rFonts w:ascii="Times New Roman" w:eastAsia="Times New Roman" w:hAnsi="Times New Roman" w:cs="Times New Roman"/>
          <w:sz w:val="24"/>
          <w:szCs w:val="24"/>
        </w:rPr>
        <w:t>FitzJohn</w:t>
      </w:r>
      <w:proofErr w:type="spellEnd"/>
      <w:r w:rsidRPr="00924E98">
        <w:rPr>
          <w:rFonts w:ascii="Times New Roman" w:eastAsia="Times New Roman" w:hAnsi="Times New Roman" w:cs="Times New Roman"/>
          <w:sz w:val="24"/>
          <w:szCs w:val="24"/>
        </w:rPr>
        <w:t xml:space="preserve">, Michael Friendly, Brendan </w:t>
      </w:r>
      <w:proofErr w:type="spellStart"/>
      <w:r w:rsidRPr="00924E98">
        <w:rPr>
          <w:rFonts w:ascii="Times New Roman" w:eastAsia="Times New Roman" w:hAnsi="Times New Roman" w:cs="Times New Roman"/>
          <w:sz w:val="24"/>
          <w:szCs w:val="24"/>
        </w:rPr>
        <w:t>Furneaux</w:t>
      </w:r>
      <w:proofErr w:type="spellEnd"/>
      <w:r w:rsidRPr="00924E98">
        <w:rPr>
          <w:rFonts w:ascii="Times New Roman" w:eastAsia="Times New Roman" w:hAnsi="Times New Roman" w:cs="Times New Roman"/>
          <w:sz w:val="24"/>
          <w:szCs w:val="24"/>
        </w:rPr>
        <w:t>, Geoffrey Hannigan, Mark O. Hill, Leo Lahti, Dan McGlinn, Marie-Helene Ouellette, Eduardo Ribeiro Cunha, Tyler Smith, Adrian Stier, Cajo J.F. Ter Braak and James Weedon (2022). vegan: Community Ecology Package. R package version 2.6-4. https://CRAN.R-project.org/package=vegan</w:t>
      </w:r>
    </w:p>
    <w:p w14:paraId="7B380840" w14:textId="77777777" w:rsidR="00962944" w:rsidRPr="00924E98" w:rsidRDefault="00962944" w:rsidP="00962944">
      <w:pPr>
        <w:widowControl w:val="0"/>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Katz, Nicolas Alexander. (2022). COVER AND COMPOSITION OF BIOLOGICAL SOIL CRUST VARY AS A FUNCTION OF DISTURBANCE DUE TO LIVESTOCK IN A SONORAN DESERT GRASSLAND (</w:t>
      </w:r>
      <w:proofErr w:type="gramStart"/>
      <w:r w:rsidRPr="00924E98">
        <w:rPr>
          <w:rFonts w:ascii="Times New Roman" w:eastAsia="Times New Roman" w:hAnsi="Times New Roman" w:cs="Times New Roman"/>
          <w:sz w:val="24"/>
          <w:szCs w:val="24"/>
        </w:rPr>
        <w:t>Bachelor's</w:t>
      </w:r>
      <w:proofErr w:type="gramEnd"/>
      <w:r w:rsidRPr="00924E98">
        <w:rPr>
          <w:rFonts w:ascii="Times New Roman" w:eastAsia="Times New Roman" w:hAnsi="Times New Roman" w:cs="Times New Roman"/>
          <w:sz w:val="24"/>
          <w:szCs w:val="24"/>
        </w:rPr>
        <w:t xml:space="preserve"> thesis, University of Arizona, Tucson, USA).</w:t>
      </w:r>
    </w:p>
    <w:p w14:paraId="2FA1861F" w14:textId="77777777" w:rsidR="00962944" w:rsidRPr="00924E98" w:rsidRDefault="00962944" w:rsidP="00962944">
      <w:pPr>
        <w:widowControl w:val="0"/>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lastRenderedPageBreak/>
        <w:t>Katz A. N &amp; Arnold E. A (2021) Biological Soil Crust Coverage and Abundance are Reduced Along a Gradient of Disturbance by Livestock at the Santa Rita Experimental Range. (Poster, RISE Symposium).</w:t>
      </w:r>
    </w:p>
    <w:p w14:paraId="62A32B4D" w14:textId="77777777" w:rsidR="00962944" w:rsidRPr="00924E98" w:rsidRDefault="00000000"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38">
        <w:r w:rsidR="00962944" w:rsidRPr="00924E98">
          <w:rPr>
            <w:rFonts w:ascii="Times New Roman" w:eastAsia="Times New Roman" w:hAnsi="Times New Roman" w:cs="Times New Roman"/>
            <w:sz w:val="24"/>
            <w:szCs w:val="24"/>
          </w:rPr>
          <w:t>https://doi.org/10.1007/s00248-014-0563-6</w:t>
        </w:r>
      </w:hyperlink>
    </w:p>
    <w:p w14:paraId="28C11339" w14:textId="5AC9D81B"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Lehr, Gavin Charles. (2018). </w:t>
      </w:r>
      <w:r>
        <w:rPr>
          <w:rFonts w:ascii="Times New Roman" w:eastAsia="Times New Roman" w:hAnsi="Times New Roman" w:cs="Times New Roman"/>
          <w:sz w:val="24"/>
          <w:szCs w:val="24"/>
        </w:rPr>
        <w:t>S</w:t>
      </w:r>
      <w:r w:rsidRPr="00924E98">
        <w:rPr>
          <w:rFonts w:ascii="Times New Roman" w:eastAsia="Times New Roman" w:hAnsi="Times New Roman" w:cs="Times New Roman"/>
          <w:sz w:val="24"/>
          <w:szCs w:val="24"/>
        </w:rPr>
        <w:t>YMBIOSIS IN THE CONTEXT OF AN INVASIVE, NON-NATIVE GRASS: FUNGAL BIODIVERSITY AND STUDENT ENGAGEMENT (</w:t>
      </w:r>
      <w:proofErr w:type="spellStart"/>
      <w:proofErr w:type="gramStart"/>
      <w:r w:rsidRPr="00924E98">
        <w:rPr>
          <w:rFonts w:ascii="Times New Roman" w:eastAsia="Times New Roman" w:hAnsi="Times New Roman" w:cs="Times New Roman"/>
          <w:sz w:val="24"/>
          <w:szCs w:val="24"/>
        </w:rPr>
        <w:t>Masters</w:t>
      </w:r>
      <w:proofErr w:type="spellEnd"/>
      <w:proofErr w:type="gramEnd"/>
      <w:r w:rsidRPr="00924E98">
        <w:rPr>
          <w:rFonts w:ascii="Times New Roman" w:eastAsia="Times New Roman" w:hAnsi="Times New Roman" w:cs="Times New Roman"/>
          <w:sz w:val="24"/>
          <w:szCs w:val="24"/>
        </w:rPr>
        <w:t xml:space="preserve"> thesis, University of Arizona, Tucson, USA).</w:t>
      </w:r>
    </w:p>
    <w:p w14:paraId="120B3AEA" w14:textId="77777777"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McClaran, Mitchel P. 2003. A Century of Vegetation Change </w:t>
      </w:r>
      <w:proofErr w:type="gramStart"/>
      <w:r w:rsidRPr="00924E98">
        <w:rPr>
          <w:rFonts w:ascii="Times New Roman" w:eastAsia="Times New Roman" w:hAnsi="Times New Roman" w:cs="Times New Roman"/>
          <w:sz w:val="24"/>
          <w:szCs w:val="24"/>
        </w:rPr>
        <w:t>on</w:t>
      </w:r>
      <w:proofErr w:type="gramEnd"/>
      <w:r w:rsidRPr="00924E98">
        <w:rPr>
          <w:rFonts w:ascii="Times New Roman" w:eastAsia="Times New Roman" w:hAnsi="Times New Roman" w:cs="Times New Roman"/>
          <w:sz w:val="24"/>
          <w:szCs w:val="24"/>
        </w:rPr>
        <w:t xml:space="preserve"> the Santa Rita Experimental Range. In: McClaran, Mitchel P.; Ffolliott, Peter F.; Edminster, Carleton B., tech. coords. Santa Rita Experimental Range: 100 years (1903 to 2003) of accomplishments and contributions; conference proceedings; 2003 October 30–November 1; Tucson, AZ. Proc. RMRS-P-30. Ogden, UT: U.S. Department of Agriculture, Forest Service, Rocky Mountain Research Station. p. 16-33.</w:t>
      </w:r>
    </w:p>
    <w:p w14:paraId="53DFE83E" w14:textId="77777777" w:rsidR="00962944" w:rsidRPr="00924E98" w:rsidRDefault="00000000"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39">
        <w:r w:rsidR="00962944" w:rsidRPr="00924E98">
          <w:rPr>
            <w:rFonts w:ascii="Times New Roman" w:eastAsia="Times New Roman" w:hAnsi="Times New Roman" w:cs="Times New Roman"/>
            <w:sz w:val="24"/>
            <w:szCs w:val="24"/>
          </w:rPr>
          <w:t>https://doi.org/10.3389/fevo.2022.840324</w:t>
        </w:r>
      </w:hyperlink>
    </w:p>
    <w:p w14:paraId="2BFF4648" w14:textId="77777777" w:rsidR="00962944" w:rsidRPr="00924E98" w:rsidRDefault="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14643FCA"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40">
        <w:r w:rsidRPr="00924E98">
          <w:rPr>
            <w:rFonts w:ascii="Times New Roman" w:hAnsi="Times New Roman" w:cs="Times New Roman"/>
            <w:sz w:val="24"/>
            <w:szCs w:val="24"/>
          </w:rPr>
          <w:t xml:space="preserve">Lauer, A., Etyemezian, V., Nikolich, G., Kloock, C., Arzate, A. F., Sadiq Batcha, F., Kaur, M., Garcia, E., Mander, J., &amp; Kayes Passaglia, A. (2020). Valley Fever: Environmental Risk Factors and Exposure Pathways Deduced from Field Measurements in California. </w:t>
        </w:r>
      </w:hyperlink>
      <w:hyperlink r:id="rId341">
        <w:r w:rsidRPr="00924E98">
          <w:rPr>
            <w:rFonts w:ascii="Times New Roman" w:hAnsi="Times New Roman" w:cs="Times New Roman"/>
            <w:i/>
            <w:sz w:val="24"/>
            <w:szCs w:val="24"/>
          </w:rPr>
          <w:t>International Journal of Environmental Research and Public Health</w:t>
        </w:r>
      </w:hyperlink>
      <w:hyperlink r:id="rId342">
        <w:r w:rsidRPr="00924E98">
          <w:rPr>
            <w:rFonts w:ascii="Times New Roman" w:hAnsi="Times New Roman" w:cs="Times New Roman"/>
            <w:sz w:val="24"/>
            <w:szCs w:val="24"/>
          </w:rPr>
          <w:t xml:space="preserve">, </w:t>
        </w:r>
      </w:hyperlink>
      <w:hyperlink r:id="rId343">
        <w:r w:rsidRPr="00924E98">
          <w:rPr>
            <w:rFonts w:ascii="Times New Roman" w:hAnsi="Times New Roman" w:cs="Times New Roman"/>
            <w:i/>
            <w:sz w:val="24"/>
            <w:szCs w:val="24"/>
          </w:rPr>
          <w:t>17</w:t>
        </w:r>
      </w:hyperlink>
      <w:hyperlink r:id="rId344">
        <w:r w:rsidRPr="00924E98">
          <w:rPr>
            <w:rFonts w:ascii="Times New Roman" w:hAnsi="Times New Roman" w:cs="Times New Roman"/>
            <w:sz w:val="24"/>
            <w:szCs w:val="24"/>
          </w:rPr>
          <w:t>(15), 5285. https://doi.org/10.3390/ijerph17155285</w:t>
        </w:r>
      </w:hyperlink>
    </w:p>
    <w:p w14:paraId="64EFF5A2"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45">
        <w:r w:rsidRPr="00924E98">
          <w:rPr>
            <w:rFonts w:ascii="Times New Roman" w:hAnsi="Times New Roman" w:cs="Times New Roman"/>
            <w:sz w:val="24"/>
            <w:szCs w:val="24"/>
          </w:rPr>
          <w:t xml:space="preserve">Lücking, R., Aime, M. C., Robbertse, B., Miller, A. N., Aoki, T., Ariyawansa, H. A., Cardinali, G., Crous, P. W., Druzhinina, I. S., Geiser, D. M., Hawksworth, D. L., Hyde, K. D., Irinyi, L., Jeewon, R., Johnston, P. R., Kirk, P. M., Malosso, E., May, T. W., Meyer, W., </w:t>
        </w:r>
        <w:r w:rsidRPr="00924E98">
          <w:rPr>
            <w:rFonts w:ascii="Times New Roman" w:hAnsi="Times New Roman" w:cs="Times New Roman"/>
            <w:sz w:val="24"/>
            <w:szCs w:val="24"/>
          </w:rPr>
          <w:lastRenderedPageBreak/>
          <w:t xml:space="preserve">… Schoch, C. L. (2021). Fungal taxonomy and sequence-based nomenclature. </w:t>
        </w:r>
      </w:hyperlink>
      <w:hyperlink r:id="rId346">
        <w:r w:rsidRPr="00924E98">
          <w:rPr>
            <w:rFonts w:ascii="Times New Roman" w:hAnsi="Times New Roman" w:cs="Times New Roman"/>
            <w:i/>
            <w:sz w:val="24"/>
            <w:szCs w:val="24"/>
          </w:rPr>
          <w:t>Nature Microbiology</w:t>
        </w:r>
      </w:hyperlink>
      <w:hyperlink r:id="rId347">
        <w:r w:rsidRPr="00924E98">
          <w:rPr>
            <w:rFonts w:ascii="Times New Roman" w:hAnsi="Times New Roman" w:cs="Times New Roman"/>
            <w:sz w:val="24"/>
            <w:szCs w:val="24"/>
          </w:rPr>
          <w:t xml:space="preserve">, </w:t>
        </w:r>
      </w:hyperlink>
      <w:hyperlink r:id="rId348">
        <w:r w:rsidRPr="00924E98">
          <w:rPr>
            <w:rFonts w:ascii="Times New Roman" w:hAnsi="Times New Roman" w:cs="Times New Roman"/>
            <w:i/>
            <w:sz w:val="24"/>
            <w:szCs w:val="24"/>
          </w:rPr>
          <w:t>6</w:t>
        </w:r>
      </w:hyperlink>
      <w:hyperlink r:id="rId349">
        <w:r w:rsidRPr="00924E98">
          <w:rPr>
            <w:rFonts w:ascii="Times New Roman" w:hAnsi="Times New Roman" w:cs="Times New Roman"/>
            <w:sz w:val="24"/>
            <w:szCs w:val="24"/>
          </w:rPr>
          <w:t>(5), Article 5. https://doi.org/10.1038/s41564-021-00888-x</w:t>
        </w:r>
      </w:hyperlink>
    </w:p>
    <w:p w14:paraId="64AF2C1B"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350">
        <w:r w:rsidRPr="00924E98">
          <w:rPr>
            <w:rFonts w:ascii="Times New Roman" w:hAnsi="Times New Roman" w:cs="Times New Roman"/>
            <w:sz w:val="24"/>
            <w:szCs w:val="24"/>
          </w:rPr>
          <w:t xml:space="preserve">Lutzoni, F., Nowak, M. D., Alfaro, M. E., Reeb, V., Miadlikowska, J., Krug, M., Arnold, A. E., Lewis, L. A., Swofford, D. L., Hibbett, D., Hilu, K., James, T. Y., Quandt, D., &amp; Magallón, S. (2018). Contemporaneous radiations of fungi and plants linked to symbiosis. </w:t>
        </w:r>
      </w:hyperlink>
      <w:hyperlink r:id="rId351">
        <w:r w:rsidRPr="00924E98">
          <w:rPr>
            <w:rFonts w:ascii="Times New Roman" w:hAnsi="Times New Roman" w:cs="Times New Roman"/>
            <w:i/>
            <w:sz w:val="24"/>
            <w:szCs w:val="24"/>
          </w:rPr>
          <w:t>Nature Communications</w:t>
        </w:r>
      </w:hyperlink>
      <w:hyperlink r:id="rId352">
        <w:r w:rsidRPr="00924E98">
          <w:rPr>
            <w:rFonts w:ascii="Times New Roman" w:hAnsi="Times New Roman" w:cs="Times New Roman"/>
            <w:sz w:val="24"/>
            <w:szCs w:val="24"/>
          </w:rPr>
          <w:t xml:space="preserve">, </w:t>
        </w:r>
      </w:hyperlink>
      <w:hyperlink r:id="rId353">
        <w:r w:rsidRPr="00924E98">
          <w:rPr>
            <w:rFonts w:ascii="Times New Roman" w:hAnsi="Times New Roman" w:cs="Times New Roman"/>
            <w:i/>
            <w:sz w:val="24"/>
            <w:szCs w:val="24"/>
          </w:rPr>
          <w:t>9</w:t>
        </w:r>
      </w:hyperlink>
      <w:hyperlink r:id="rId354">
        <w:r w:rsidRPr="00924E98">
          <w:rPr>
            <w:rFonts w:ascii="Times New Roman" w:hAnsi="Times New Roman" w:cs="Times New Roman"/>
            <w:sz w:val="24"/>
            <w:szCs w:val="24"/>
          </w:rPr>
          <w:t>(1), Article 1. https://doi.org/10.1038/s41467-018-07849-9</w:t>
        </w:r>
      </w:hyperlink>
    </w:p>
    <w:p w14:paraId="5DEB82C3" w14:textId="22D485BB" w:rsidR="006A5FF3" w:rsidRPr="00924E98" w:rsidRDefault="006A5FF3" w:rsidP="006A5FF3">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Maddison, W. </w:t>
      </w:r>
      <w:proofErr w:type="gramStart"/>
      <w:r w:rsidRPr="00924E98">
        <w:rPr>
          <w:rFonts w:ascii="Times New Roman" w:eastAsia="Times New Roman" w:hAnsi="Times New Roman" w:cs="Times New Roman"/>
          <w:sz w:val="24"/>
          <w:szCs w:val="24"/>
        </w:rPr>
        <w:t>P.</w:t>
      </w:r>
      <w:proofErr w:type="gramEnd"/>
      <w:r w:rsidRPr="00924E98">
        <w:rPr>
          <w:rFonts w:ascii="Times New Roman" w:eastAsia="Times New Roman" w:hAnsi="Times New Roman" w:cs="Times New Roman"/>
          <w:sz w:val="24"/>
          <w:szCs w:val="24"/>
        </w:rPr>
        <w:t xml:space="preserve"> and D.R. Maddison. 2008. Mesquite: a modular system for evolutionary analysis</w:t>
      </w:r>
      <w:proofErr w:type="gramStart"/>
      <w:r w:rsidRPr="00924E98">
        <w:rPr>
          <w:rFonts w:ascii="Times New Roman" w:eastAsia="Times New Roman" w:hAnsi="Times New Roman" w:cs="Times New Roman"/>
          <w:sz w:val="24"/>
          <w:szCs w:val="24"/>
        </w:rPr>
        <w:t xml:space="preserve">.  </w:t>
      </w:r>
      <w:proofErr w:type="gramEnd"/>
      <w:r w:rsidRPr="00924E98">
        <w:rPr>
          <w:rFonts w:ascii="Times New Roman" w:eastAsia="Times New Roman" w:hAnsi="Times New Roman" w:cs="Times New Roman"/>
          <w:sz w:val="24"/>
          <w:szCs w:val="24"/>
        </w:rPr>
        <w:t xml:space="preserve">Version </w:t>
      </w:r>
      <w:proofErr w:type="gramStart"/>
      <w:r w:rsidRPr="00924E98">
        <w:rPr>
          <w:rFonts w:ascii="Times New Roman" w:eastAsia="Times New Roman" w:hAnsi="Times New Roman" w:cs="Times New Roman"/>
          <w:sz w:val="24"/>
          <w:szCs w:val="24"/>
        </w:rPr>
        <w:t>2.01  http://www.mesquiteproject.org</w:t>
      </w:r>
      <w:proofErr w:type="gramEnd"/>
    </w:p>
    <w:p w14:paraId="2F3BE2FF"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55">
        <w:r w:rsidRPr="00924E98">
          <w:rPr>
            <w:rFonts w:ascii="Times New Roman" w:hAnsi="Times New Roman" w:cs="Times New Roman"/>
            <w:sz w:val="24"/>
            <w:szCs w:val="24"/>
          </w:rPr>
          <w:t xml:space="preserve">Massimo, N. C., Nandi Devan, M. M., Arendt, K. R., Wilch, M. H., Riddle, J. M., Furr, S. H., Steen, C., U’Ren, J. M., Sandberg, D. C., &amp; Arnold, A. E. (2015). Fungal Endophytes in Aboveground Tissues of Desert Plants: Infrequent in Culture, but Highly Diverse and Distinctive Symbionts. </w:t>
        </w:r>
      </w:hyperlink>
      <w:hyperlink r:id="rId356">
        <w:r w:rsidRPr="00924E98">
          <w:rPr>
            <w:rFonts w:ascii="Times New Roman" w:hAnsi="Times New Roman" w:cs="Times New Roman"/>
            <w:i/>
            <w:sz w:val="24"/>
            <w:szCs w:val="24"/>
          </w:rPr>
          <w:t>Microbial Ecology</w:t>
        </w:r>
      </w:hyperlink>
      <w:hyperlink r:id="rId357">
        <w:r w:rsidRPr="00924E98">
          <w:rPr>
            <w:rFonts w:ascii="Times New Roman" w:hAnsi="Times New Roman" w:cs="Times New Roman"/>
            <w:sz w:val="24"/>
            <w:szCs w:val="24"/>
          </w:rPr>
          <w:t xml:space="preserve">, </w:t>
        </w:r>
      </w:hyperlink>
      <w:hyperlink r:id="rId358">
        <w:r w:rsidRPr="00924E98">
          <w:rPr>
            <w:rFonts w:ascii="Times New Roman" w:hAnsi="Times New Roman" w:cs="Times New Roman"/>
            <w:i/>
            <w:sz w:val="24"/>
            <w:szCs w:val="24"/>
          </w:rPr>
          <w:t>70</w:t>
        </w:r>
      </w:hyperlink>
      <w:hyperlink r:id="rId359">
        <w:r w:rsidRPr="00924E98">
          <w:rPr>
            <w:rFonts w:ascii="Times New Roman" w:hAnsi="Times New Roman" w:cs="Times New Roman"/>
            <w:sz w:val="24"/>
            <w:szCs w:val="24"/>
          </w:rPr>
          <w:t>(1), 61–76. https://doi.org/10.1007/s00248-014-0563-6</w:t>
        </w:r>
      </w:hyperlink>
    </w:p>
    <w:p w14:paraId="27802CA7"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360">
        <w:r w:rsidRPr="00924E98">
          <w:rPr>
            <w:rFonts w:ascii="Times New Roman" w:hAnsi="Times New Roman" w:cs="Times New Roman"/>
            <w:sz w:val="24"/>
            <w:szCs w:val="24"/>
          </w:rPr>
          <w:t xml:space="preserve">Naorem, A., Jayaraman, S., Dang, Y. P., Dalal, R. C., Sinha, N. K., Rao, C. S., &amp; Patra, A. K. (2023). Soil Constraints in an Arid Environment—Challenges, Prospects, and Implications. </w:t>
        </w:r>
      </w:hyperlink>
      <w:hyperlink r:id="rId361">
        <w:r w:rsidRPr="00924E98">
          <w:rPr>
            <w:rFonts w:ascii="Times New Roman" w:hAnsi="Times New Roman" w:cs="Times New Roman"/>
            <w:i/>
            <w:sz w:val="24"/>
            <w:szCs w:val="24"/>
          </w:rPr>
          <w:t>Agronomy</w:t>
        </w:r>
      </w:hyperlink>
      <w:hyperlink r:id="rId362">
        <w:r w:rsidRPr="00924E98">
          <w:rPr>
            <w:rFonts w:ascii="Times New Roman" w:hAnsi="Times New Roman" w:cs="Times New Roman"/>
            <w:sz w:val="24"/>
            <w:szCs w:val="24"/>
          </w:rPr>
          <w:t xml:space="preserve">, </w:t>
        </w:r>
      </w:hyperlink>
      <w:hyperlink r:id="rId363">
        <w:r w:rsidRPr="00924E98">
          <w:rPr>
            <w:rFonts w:ascii="Times New Roman" w:hAnsi="Times New Roman" w:cs="Times New Roman"/>
            <w:i/>
            <w:sz w:val="24"/>
            <w:szCs w:val="24"/>
          </w:rPr>
          <w:t>13</w:t>
        </w:r>
      </w:hyperlink>
      <w:hyperlink r:id="rId364">
        <w:r w:rsidRPr="00924E98">
          <w:rPr>
            <w:rFonts w:ascii="Times New Roman" w:hAnsi="Times New Roman" w:cs="Times New Roman"/>
            <w:sz w:val="24"/>
            <w:szCs w:val="24"/>
          </w:rPr>
          <w:t>(1), Article 1. https://doi.org/10.3390/agronomy13010220</w:t>
        </w:r>
      </w:hyperlink>
    </w:p>
    <w:p w14:paraId="098EB256" w14:textId="0D17C4E5" w:rsidR="006A5FF3" w:rsidRPr="00924E98" w:rsidRDefault="006A5FF3" w:rsidP="006A5FF3">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 xml:space="preserve">Nguyen NH, Song Z, Bates ST, Branco, S, </w:t>
      </w:r>
      <w:proofErr w:type="spellStart"/>
      <w:r w:rsidRPr="00924E98">
        <w:rPr>
          <w:rFonts w:ascii="Times New Roman" w:eastAsia="Times New Roman" w:hAnsi="Times New Roman" w:cs="Times New Roman"/>
          <w:sz w:val="24"/>
          <w:szCs w:val="24"/>
        </w:rPr>
        <w:t>Tedersoo</w:t>
      </w:r>
      <w:proofErr w:type="spellEnd"/>
      <w:r w:rsidRPr="00924E98">
        <w:rPr>
          <w:rFonts w:ascii="Times New Roman" w:eastAsia="Times New Roman" w:hAnsi="Times New Roman" w:cs="Times New Roman"/>
          <w:sz w:val="24"/>
          <w:szCs w:val="24"/>
        </w:rPr>
        <w:t xml:space="preserve"> L, Menke J, Schilling JS, Kennedy PG. 2016. </w:t>
      </w:r>
      <w:proofErr w:type="spellStart"/>
      <w:r w:rsidRPr="00924E98">
        <w:rPr>
          <w:rFonts w:ascii="Times New Roman" w:eastAsia="Times New Roman" w:hAnsi="Times New Roman" w:cs="Times New Roman"/>
          <w:sz w:val="24"/>
          <w:szCs w:val="24"/>
        </w:rPr>
        <w:t>FUNGuild</w:t>
      </w:r>
      <w:proofErr w:type="spellEnd"/>
      <w:r w:rsidRPr="00924E98">
        <w:rPr>
          <w:rFonts w:ascii="Times New Roman" w:eastAsia="Times New Roman" w:hAnsi="Times New Roman" w:cs="Times New Roman"/>
          <w:sz w:val="24"/>
          <w:szCs w:val="24"/>
        </w:rPr>
        <w:t xml:space="preserve">: an open annotation tool for parsing fungal community datasets by ecological guild. </w:t>
      </w:r>
      <w:hyperlink r:id="rId365">
        <w:r w:rsidRPr="00924E98">
          <w:rPr>
            <w:rFonts w:ascii="Times New Roman" w:eastAsia="Times New Roman" w:hAnsi="Times New Roman" w:cs="Times New Roman"/>
            <w:sz w:val="24"/>
            <w:szCs w:val="24"/>
          </w:rPr>
          <w:t>Fungal Ecology 20:241-248.</w:t>
        </w:r>
      </w:hyperlink>
    </w:p>
    <w:p w14:paraId="7B3DB83D"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366">
        <w:r w:rsidRPr="00924E98">
          <w:rPr>
            <w:rFonts w:ascii="Times New Roman" w:hAnsi="Times New Roman" w:cs="Times New Roman"/>
            <w:sz w:val="24"/>
            <w:szCs w:val="24"/>
          </w:rPr>
          <w:t xml:space="preserve">Oita, S., Carey, J., Kline, I., Ibáñez, A., Yang, N., Hom, E. F. Y., Carbone, I., U’Ren, J. M., &amp; Arnold, A. E. (2021). Methodological Approaches Frame Insights into Endophyte Richness and Community Composition. </w:t>
        </w:r>
      </w:hyperlink>
      <w:hyperlink r:id="rId367">
        <w:r w:rsidRPr="00924E98">
          <w:rPr>
            <w:rFonts w:ascii="Times New Roman" w:hAnsi="Times New Roman" w:cs="Times New Roman"/>
            <w:i/>
            <w:sz w:val="24"/>
            <w:szCs w:val="24"/>
          </w:rPr>
          <w:t>Microbial Ecology</w:t>
        </w:r>
      </w:hyperlink>
      <w:hyperlink r:id="rId368">
        <w:r w:rsidRPr="00924E98">
          <w:rPr>
            <w:rFonts w:ascii="Times New Roman" w:hAnsi="Times New Roman" w:cs="Times New Roman"/>
            <w:sz w:val="24"/>
            <w:szCs w:val="24"/>
          </w:rPr>
          <w:t xml:space="preserve">, </w:t>
        </w:r>
      </w:hyperlink>
      <w:hyperlink r:id="rId369">
        <w:r w:rsidRPr="00924E98">
          <w:rPr>
            <w:rFonts w:ascii="Times New Roman" w:hAnsi="Times New Roman" w:cs="Times New Roman"/>
            <w:i/>
            <w:sz w:val="24"/>
            <w:szCs w:val="24"/>
          </w:rPr>
          <w:t>82</w:t>
        </w:r>
      </w:hyperlink>
      <w:hyperlink r:id="rId370">
        <w:r w:rsidRPr="00924E98">
          <w:rPr>
            <w:rFonts w:ascii="Times New Roman" w:hAnsi="Times New Roman" w:cs="Times New Roman"/>
            <w:sz w:val="24"/>
            <w:szCs w:val="24"/>
          </w:rPr>
          <w:t xml:space="preserve">(1), 21–34. </w:t>
        </w:r>
        <w:r w:rsidRPr="00924E98">
          <w:rPr>
            <w:rFonts w:ascii="Times New Roman" w:hAnsi="Times New Roman" w:cs="Times New Roman"/>
            <w:sz w:val="24"/>
            <w:szCs w:val="24"/>
          </w:rPr>
          <w:lastRenderedPageBreak/>
          <w:t>https://doi.org/10.1007/s00248-020-01654-y</w:t>
        </w:r>
      </w:hyperlink>
    </w:p>
    <w:p w14:paraId="66700333" w14:textId="3ACF7035"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roofErr w:type="spellStart"/>
      <w:r w:rsidRPr="00924E98">
        <w:rPr>
          <w:rFonts w:ascii="Times New Roman" w:eastAsia="Times New Roman" w:hAnsi="Times New Roman" w:cs="Times New Roman"/>
          <w:sz w:val="24"/>
          <w:szCs w:val="24"/>
        </w:rPr>
        <w:t>Oono</w:t>
      </w:r>
      <w:proofErr w:type="spellEnd"/>
      <w:r w:rsidRPr="00924E98">
        <w:rPr>
          <w:rFonts w:ascii="Times New Roman" w:eastAsia="Times New Roman" w:hAnsi="Times New Roman" w:cs="Times New Roman"/>
          <w:sz w:val="24"/>
          <w:szCs w:val="24"/>
        </w:rPr>
        <w:t xml:space="preserve">, R., </w:t>
      </w:r>
      <w:proofErr w:type="spellStart"/>
      <w:r w:rsidRPr="00924E98">
        <w:rPr>
          <w:rFonts w:ascii="Times New Roman" w:eastAsia="Times New Roman" w:hAnsi="Times New Roman" w:cs="Times New Roman"/>
          <w:sz w:val="24"/>
          <w:szCs w:val="24"/>
        </w:rPr>
        <w:t>Lutzoni</w:t>
      </w:r>
      <w:proofErr w:type="spellEnd"/>
      <w:r w:rsidRPr="00924E98">
        <w:rPr>
          <w:rFonts w:ascii="Times New Roman" w:eastAsia="Times New Roman" w:hAnsi="Times New Roman" w:cs="Times New Roman"/>
          <w:sz w:val="24"/>
          <w:szCs w:val="24"/>
        </w:rPr>
        <w:t xml:space="preserve">, F., Arnold, A. E., Kaye, L., U’Ren, J. M., May, G., Carbone, </w:t>
      </w:r>
      <w:proofErr w:type="gramStart"/>
      <w:r w:rsidRPr="00924E98">
        <w:rPr>
          <w:rFonts w:ascii="Times New Roman" w:eastAsia="Times New Roman" w:hAnsi="Times New Roman" w:cs="Times New Roman"/>
          <w:sz w:val="24"/>
          <w:szCs w:val="24"/>
        </w:rPr>
        <w:t>I..</w:t>
      </w:r>
      <w:proofErr w:type="gramEnd"/>
      <w:r w:rsidRPr="00924E98">
        <w:rPr>
          <w:rFonts w:ascii="Times New Roman" w:eastAsia="Times New Roman" w:hAnsi="Times New Roman" w:cs="Times New Roman"/>
          <w:sz w:val="24"/>
          <w:szCs w:val="24"/>
        </w:rPr>
        <w:t xml:space="preserve"> (2014). Genetic Variation </w:t>
      </w:r>
      <w:proofErr w:type="gramStart"/>
      <w:r w:rsidRPr="00924E98">
        <w:rPr>
          <w:rFonts w:ascii="Times New Roman" w:eastAsia="Times New Roman" w:hAnsi="Times New Roman" w:cs="Times New Roman"/>
          <w:sz w:val="24"/>
          <w:szCs w:val="24"/>
        </w:rPr>
        <w:t>In</w:t>
      </w:r>
      <w:proofErr w:type="gramEnd"/>
      <w:r w:rsidRPr="00924E98">
        <w:rPr>
          <w:rFonts w:ascii="Times New Roman" w:eastAsia="Times New Roman" w:hAnsi="Times New Roman" w:cs="Times New Roman"/>
          <w:sz w:val="24"/>
          <w:szCs w:val="24"/>
        </w:rPr>
        <w:t xml:space="preserve"> Horizontally Transmitted Fungal Endophytes of Pine Needle Reveals Population Structure In Cryptic Species. </w:t>
      </w:r>
      <w:r w:rsidRPr="00924E98">
        <w:rPr>
          <w:rFonts w:ascii="Times New Roman" w:eastAsia="Times New Roman" w:hAnsi="Times New Roman" w:cs="Times New Roman"/>
          <w:i/>
          <w:sz w:val="24"/>
          <w:szCs w:val="24"/>
        </w:rPr>
        <w:t xml:space="preserve">American Journal of Botany. </w:t>
      </w:r>
      <w:r w:rsidRPr="00924E98">
        <w:rPr>
          <w:rFonts w:ascii="Times New Roman" w:eastAsia="Times New Roman" w:hAnsi="Times New Roman" w:cs="Times New Roman"/>
          <w:sz w:val="24"/>
          <w:szCs w:val="24"/>
        </w:rPr>
        <w:t>https://lutzonilab.org/wp-content/uploads/Oono-et-al.-2014-AJB.pdf</w:t>
      </w:r>
    </w:p>
    <w:p w14:paraId="09D1F77F"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71">
        <w:r w:rsidRPr="00924E98">
          <w:rPr>
            <w:rFonts w:ascii="Times New Roman" w:hAnsi="Times New Roman" w:cs="Times New Roman"/>
            <w:sz w:val="24"/>
            <w:szCs w:val="24"/>
          </w:rPr>
          <w:t xml:space="preserve">Pearson, D. E., Ortega, Y. K., Eren, Ö., &amp; Hierro, J. L. (2018). Community Assembly Theory as a Framework for Biological Invasions. </w:t>
        </w:r>
      </w:hyperlink>
      <w:hyperlink r:id="rId372">
        <w:r w:rsidRPr="00924E98">
          <w:rPr>
            <w:rFonts w:ascii="Times New Roman" w:hAnsi="Times New Roman" w:cs="Times New Roman"/>
            <w:i/>
            <w:sz w:val="24"/>
            <w:szCs w:val="24"/>
          </w:rPr>
          <w:t>Trends in Ecology &amp; Evolution</w:t>
        </w:r>
      </w:hyperlink>
      <w:hyperlink r:id="rId373">
        <w:r w:rsidRPr="00924E98">
          <w:rPr>
            <w:rFonts w:ascii="Times New Roman" w:hAnsi="Times New Roman" w:cs="Times New Roman"/>
            <w:sz w:val="24"/>
            <w:szCs w:val="24"/>
          </w:rPr>
          <w:t xml:space="preserve">, </w:t>
        </w:r>
      </w:hyperlink>
      <w:hyperlink r:id="rId374">
        <w:r w:rsidRPr="00924E98">
          <w:rPr>
            <w:rFonts w:ascii="Times New Roman" w:hAnsi="Times New Roman" w:cs="Times New Roman"/>
            <w:i/>
            <w:sz w:val="24"/>
            <w:szCs w:val="24"/>
          </w:rPr>
          <w:t>33</w:t>
        </w:r>
      </w:hyperlink>
      <w:hyperlink r:id="rId375">
        <w:r w:rsidRPr="00924E98">
          <w:rPr>
            <w:rFonts w:ascii="Times New Roman" w:hAnsi="Times New Roman" w:cs="Times New Roman"/>
            <w:sz w:val="24"/>
            <w:szCs w:val="24"/>
          </w:rPr>
          <w:t>(5), 313–325. https://doi.org/10.1016/j.tree.2018.03.002</w:t>
        </w:r>
      </w:hyperlink>
    </w:p>
    <w:p w14:paraId="57107603"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76">
        <w:r w:rsidRPr="00924E98">
          <w:rPr>
            <w:rFonts w:ascii="Times New Roman" w:hAnsi="Times New Roman" w:cs="Times New Roman"/>
            <w:sz w:val="24"/>
            <w:szCs w:val="24"/>
          </w:rPr>
          <w:t xml:space="preserve">Portman, T. A. (n.d.). </w:t>
        </w:r>
      </w:hyperlink>
      <w:hyperlink r:id="rId377">
        <w:r w:rsidRPr="00924E98">
          <w:rPr>
            <w:rFonts w:ascii="Times New Roman" w:hAnsi="Times New Roman" w:cs="Times New Roman"/>
            <w:i/>
            <w:sz w:val="24"/>
            <w:szCs w:val="24"/>
          </w:rPr>
          <w:t>IMPACTS OF PLANT-ASSOCIATED MICROBES ON THE ECOLOGICAL DOMINANCE OF THE INVASIVE GRASS ERAGROSTIS LEHMANNIANA: A METABOLOMIC APPROACH</w:t>
        </w:r>
      </w:hyperlink>
      <w:hyperlink r:id="rId378">
        <w:r w:rsidRPr="00924E98">
          <w:rPr>
            <w:rFonts w:ascii="Times New Roman" w:hAnsi="Times New Roman" w:cs="Times New Roman"/>
            <w:sz w:val="24"/>
            <w:szCs w:val="24"/>
          </w:rPr>
          <w:t>.</w:t>
        </w:r>
      </w:hyperlink>
    </w:p>
    <w:p w14:paraId="2D8C37BE"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79">
        <w:r w:rsidRPr="00924E98">
          <w:rPr>
            <w:rFonts w:ascii="Times New Roman" w:hAnsi="Times New Roman" w:cs="Times New Roman"/>
            <w:sz w:val="24"/>
            <w:szCs w:val="24"/>
          </w:rPr>
          <w:t xml:space="preserve">Prăvălie, R. (2016). Drylands extent and environmental issues. A global approach. </w:t>
        </w:r>
      </w:hyperlink>
      <w:hyperlink r:id="rId380">
        <w:r w:rsidRPr="00924E98">
          <w:rPr>
            <w:rFonts w:ascii="Times New Roman" w:hAnsi="Times New Roman" w:cs="Times New Roman"/>
            <w:i/>
            <w:sz w:val="24"/>
            <w:szCs w:val="24"/>
          </w:rPr>
          <w:t>Earth-Science Reviews</w:t>
        </w:r>
      </w:hyperlink>
      <w:hyperlink r:id="rId381">
        <w:r w:rsidRPr="00924E98">
          <w:rPr>
            <w:rFonts w:ascii="Times New Roman" w:hAnsi="Times New Roman" w:cs="Times New Roman"/>
            <w:sz w:val="24"/>
            <w:szCs w:val="24"/>
          </w:rPr>
          <w:t xml:space="preserve">, </w:t>
        </w:r>
      </w:hyperlink>
      <w:hyperlink r:id="rId382">
        <w:r w:rsidRPr="00924E98">
          <w:rPr>
            <w:rFonts w:ascii="Times New Roman" w:hAnsi="Times New Roman" w:cs="Times New Roman"/>
            <w:i/>
            <w:sz w:val="24"/>
            <w:szCs w:val="24"/>
          </w:rPr>
          <w:t>161</w:t>
        </w:r>
      </w:hyperlink>
      <w:hyperlink r:id="rId383">
        <w:r w:rsidRPr="00924E98">
          <w:rPr>
            <w:rFonts w:ascii="Times New Roman" w:hAnsi="Times New Roman" w:cs="Times New Roman"/>
            <w:sz w:val="24"/>
            <w:szCs w:val="24"/>
          </w:rPr>
          <w:t>, 259–278. https://doi.org/10.1016/j.earscirev.2016.08.003</w:t>
        </w:r>
      </w:hyperlink>
    </w:p>
    <w:p w14:paraId="77434804"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84">
        <w:r w:rsidRPr="00924E98">
          <w:rPr>
            <w:rFonts w:ascii="Times New Roman" w:hAnsi="Times New Roman" w:cs="Times New Roman"/>
            <w:sz w:val="24"/>
            <w:szCs w:val="24"/>
          </w:rPr>
          <w:t xml:space="preserve">Priest, S. J., Yadav, V., &amp; Heitman, J. (2020). Advances in understanding the evolution of fungal genome architecture. </w:t>
        </w:r>
      </w:hyperlink>
      <w:hyperlink r:id="rId385">
        <w:r w:rsidRPr="00924E98">
          <w:rPr>
            <w:rFonts w:ascii="Times New Roman" w:hAnsi="Times New Roman" w:cs="Times New Roman"/>
            <w:i/>
            <w:sz w:val="24"/>
            <w:szCs w:val="24"/>
          </w:rPr>
          <w:t>F1000Research</w:t>
        </w:r>
      </w:hyperlink>
      <w:hyperlink r:id="rId386">
        <w:r w:rsidRPr="00924E98">
          <w:rPr>
            <w:rFonts w:ascii="Times New Roman" w:hAnsi="Times New Roman" w:cs="Times New Roman"/>
            <w:sz w:val="24"/>
            <w:szCs w:val="24"/>
          </w:rPr>
          <w:t xml:space="preserve">, </w:t>
        </w:r>
      </w:hyperlink>
      <w:hyperlink r:id="rId387">
        <w:r w:rsidRPr="00924E98">
          <w:rPr>
            <w:rFonts w:ascii="Times New Roman" w:hAnsi="Times New Roman" w:cs="Times New Roman"/>
            <w:i/>
            <w:sz w:val="24"/>
            <w:szCs w:val="24"/>
          </w:rPr>
          <w:t>9</w:t>
        </w:r>
      </w:hyperlink>
      <w:hyperlink r:id="rId388">
        <w:r w:rsidRPr="00924E98">
          <w:rPr>
            <w:rFonts w:ascii="Times New Roman" w:hAnsi="Times New Roman" w:cs="Times New Roman"/>
            <w:sz w:val="24"/>
            <w:szCs w:val="24"/>
          </w:rPr>
          <w:t>, F1000 Faculty Rev-776. https://doi.org/10.12688/f1000research.25424.1</w:t>
        </w:r>
      </w:hyperlink>
    </w:p>
    <w:p w14:paraId="6B2EB30B"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89">
        <w:r w:rsidRPr="00924E98">
          <w:rPr>
            <w:rFonts w:ascii="Times New Roman" w:hAnsi="Times New Roman" w:cs="Times New Roman"/>
            <w:sz w:val="24"/>
            <w:szCs w:val="24"/>
          </w:rPr>
          <w:t xml:space="preserve">Proia, L. A., Hayden, M. K., Kammeyer, P. L., Ortiz, J., Sutton, D. A., Clark, T., Schroers, H.-J., &amp; Summerbell, R. C. (2004). Phialemonium: An Emerging Mold Pathogen That Caused 4 Cases of Hemodialysis-Associated Endovascular Infection. </w:t>
        </w:r>
      </w:hyperlink>
      <w:hyperlink r:id="rId390">
        <w:r w:rsidRPr="00924E98">
          <w:rPr>
            <w:rFonts w:ascii="Times New Roman" w:hAnsi="Times New Roman" w:cs="Times New Roman"/>
            <w:i/>
            <w:sz w:val="24"/>
            <w:szCs w:val="24"/>
          </w:rPr>
          <w:t>Clinical Infectious Diseases</w:t>
        </w:r>
      </w:hyperlink>
      <w:hyperlink r:id="rId391">
        <w:r w:rsidRPr="00924E98">
          <w:rPr>
            <w:rFonts w:ascii="Times New Roman" w:hAnsi="Times New Roman" w:cs="Times New Roman"/>
            <w:sz w:val="24"/>
            <w:szCs w:val="24"/>
          </w:rPr>
          <w:t xml:space="preserve">, </w:t>
        </w:r>
      </w:hyperlink>
      <w:hyperlink r:id="rId392">
        <w:r w:rsidRPr="00924E98">
          <w:rPr>
            <w:rFonts w:ascii="Times New Roman" w:hAnsi="Times New Roman" w:cs="Times New Roman"/>
            <w:i/>
            <w:sz w:val="24"/>
            <w:szCs w:val="24"/>
          </w:rPr>
          <w:t>39</w:t>
        </w:r>
      </w:hyperlink>
      <w:hyperlink r:id="rId393">
        <w:r w:rsidRPr="00924E98">
          <w:rPr>
            <w:rFonts w:ascii="Times New Roman" w:hAnsi="Times New Roman" w:cs="Times New Roman"/>
            <w:sz w:val="24"/>
            <w:szCs w:val="24"/>
          </w:rPr>
          <w:t>(3), 373–379. https://doi.org/10.1086/422320</w:t>
        </w:r>
      </w:hyperlink>
    </w:p>
    <w:p w14:paraId="799794EB"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94">
        <w:r w:rsidRPr="00924E98">
          <w:rPr>
            <w:rFonts w:ascii="Times New Roman" w:hAnsi="Times New Roman" w:cs="Times New Roman"/>
            <w:sz w:val="24"/>
            <w:szCs w:val="24"/>
          </w:rPr>
          <w:t xml:space="preserve">Qianwen, G., Arif, M., Zhongxun, Y., Jie, Z., Xinrui, H., Dongdong, D., Fan, Y., &amp; Changxiao, L. (2022). Plant species composition and diversity along successional gradients in arid and semi-arid regions of China. </w:t>
        </w:r>
      </w:hyperlink>
      <w:hyperlink r:id="rId395">
        <w:r w:rsidRPr="00924E98">
          <w:rPr>
            <w:rFonts w:ascii="Times New Roman" w:hAnsi="Times New Roman" w:cs="Times New Roman"/>
            <w:i/>
            <w:sz w:val="24"/>
            <w:szCs w:val="24"/>
          </w:rPr>
          <w:t>Forest Ecology and Management</w:t>
        </w:r>
      </w:hyperlink>
      <w:hyperlink r:id="rId396">
        <w:r w:rsidRPr="00924E98">
          <w:rPr>
            <w:rFonts w:ascii="Times New Roman" w:hAnsi="Times New Roman" w:cs="Times New Roman"/>
            <w:sz w:val="24"/>
            <w:szCs w:val="24"/>
          </w:rPr>
          <w:t xml:space="preserve">, </w:t>
        </w:r>
      </w:hyperlink>
      <w:hyperlink r:id="rId397">
        <w:r w:rsidRPr="00924E98">
          <w:rPr>
            <w:rFonts w:ascii="Times New Roman" w:hAnsi="Times New Roman" w:cs="Times New Roman"/>
            <w:i/>
            <w:sz w:val="24"/>
            <w:szCs w:val="24"/>
          </w:rPr>
          <w:t>524</w:t>
        </w:r>
      </w:hyperlink>
      <w:hyperlink r:id="rId398">
        <w:r w:rsidRPr="00924E98">
          <w:rPr>
            <w:rFonts w:ascii="Times New Roman" w:hAnsi="Times New Roman" w:cs="Times New Roman"/>
            <w:sz w:val="24"/>
            <w:szCs w:val="24"/>
          </w:rPr>
          <w:t xml:space="preserve">, 120542. </w:t>
        </w:r>
        <w:r w:rsidRPr="00924E98">
          <w:rPr>
            <w:rFonts w:ascii="Times New Roman" w:hAnsi="Times New Roman" w:cs="Times New Roman"/>
            <w:sz w:val="24"/>
            <w:szCs w:val="24"/>
          </w:rPr>
          <w:lastRenderedPageBreak/>
          <w:t>https://doi.org/10.1016/j.foreco.2022.120542</w:t>
        </w:r>
      </w:hyperlink>
    </w:p>
    <w:p w14:paraId="4738F92D"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99">
        <w:r w:rsidRPr="00924E98">
          <w:rPr>
            <w:rFonts w:ascii="Times New Roman" w:hAnsi="Times New Roman" w:cs="Times New Roman"/>
            <w:sz w:val="24"/>
            <w:szCs w:val="24"/>
          </w:rPr>
          <w:t xml:space="preserve">Raggio, J., Pintado, A., Vivas, M., Sancho, L. G., Büdel, B., Colesie, C., Weber, B., Schroeter, B., Lázaro, R., &amp; Green, T. G. A. (2014). Continuous chlorophyll fluorescence, gas exchange and microclimate monitoring in a natural soil crust habitat in Tabernas badlands, Almería, Spain: Progressing towards a model to understand productivity. </w:t>
        </w:r>
      </w:hyperlink>
      <w:hyperlink r:id="rId400">
        <w:r w:rsidRPr="00924E98">
          <w:rPr>
            <w:rFonts w:ascii="Times New Roman" w:hAnsi="Times New Roman" w:cs="Times New Roman"/>
            <w:i/>
            <w:sz w:val="24"/>
            <w:szCs w:val="24"/>
          </w:rPr>
          <w:t>Biodiversity and Conservation</w:t>
        </w:r>
      </w:hyperlink>
      <w:hyperlink r:id="rId401">
        <w:r w:rsidRPr="00924E98">
          <w:rPr>
            <w:rFonts w:ascii="Times New Roman" w:hAnsi="Times New Roman" w:cs="Times New Roman"/>
            <w:sz w:val="24"/>
            <w:szCs w:val="24"/>
          </w:rPr>
          <w:t xml:space="preserve">, </w:t>
        </w:r>
      </w:hyperlink>
      <w:hyperlink r:id="rId402">
        <w:r w:rsidRPr="00924E98">
          <w:rPr>
            <w:rFonts w:ascii="Times New Roman" w:hAnsi="Times New Roman" w:cs="Times New Roman"/>
            <w:i/>
            <w:sz w:val="24"/>
            <w:szCs w:val="24"/>
          </w:rPr>
          <w:t>23</w:t>
        </w:r>
      </w:hyperlink>
      <w:hyperlink r:id="rId403">
        <w:r w:rsidRPr="00924E98">
          <w:rPr>
            <w:rFonts w:ascii="Times New Roman" w:hAnsi="Times New Roman" w:cs="Times New Roman"/>
            <w:sz w:val="24"/>
            <w:szCs w:val="24"/>
          </w:rPr>
          <w:t>(7), 1809–1826. https://doi.org/10.1007/s10531-014-0692-8</w:t>
        </w:r>
      </w:hyperlink>
    </w:p>
    <w:p w14:paraId="6FBC0C49"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04">
        <w:r w:rsidRPr="00924E98">
          <w:rPr>
            <w:rFonts w:ascii="Times New Roman" w:hAnsi="Times New Roman" w:cs="Times New Roman"/>
            <w:sz w:val="24"/>
            <w:szCs w:val="24"/>
          </w:rPr>
          <w:t xml:space="preserve">Rivero, M., Hidalgo, A., Alastruey-Izquierdo, A., Cía, M., Torroba, L., &amp; Rodríguez-Tudela, J. L. (2009). Infections due to </w:t>
        </w:r>
      </w:hyperlink>
      <w:hyperlink r:id="rId405">
        <w:r w:rsidRPr="00924E98">
          <w:rPr>
            <w:rFonts w:ascii="Times New Roman" w:hAnsi="Times New Roman" w:cs="Times New Roman"/>
            <w:i/>
            <w:sz w:val="24"/>
            <w:szCs w:val="24"/>
          </w:rPr>
          <w:t>Phialemonium</w:t>
        </w:r>
      </w:hyperlink>
      <w:hyperlink r:id="rId406">
        <w:r w:rsidRPr="00924E98">
          <w:rPr>
            <w:rFonts w:ascii="Times New Roman" w:hAnsi="Times New Roman" w:cs="Times New Roman"/>
            <w:sz w:val="24"/>
            <w:szCs w:val="24"/>
          </w:rPr>
          <w:t xml:space="preserve"> species: Case report and review. </w:t>
        </w:r>
      </w:hyperlink>
      <w:hyperlink r:id="rId407">
        <w:r w:rsidRPr="00924E98">
          <w:rPr>
            <w:rFonts w:ascii="Times New Roman" w:hAnsi="Times New Roman" w:cs="Times New Roman"/>
            <w:i/>
            <w:sz w:val="24"/>
            <w:szCs w:val="24"/>
          </w:rPr>
          <w:t>Medical Mycology</w:t>
        </w:r>
      </w:hyperlink>
      <w:hyperlink r:id="rId408">
        <w:r w:rsidRPr="00924E98">
          <w:rPr>
            <w:rFonts w:ascii="Times New Roman" w:hAnsi="Times New Roman" w:cs="Times New Roman"/>
            <w:sz w:val="24"/>
            <w:szCs w:val="24"/>
          </w:rPr>
          <w:t xml:space="preserve">, </w:t>
        </w:r>
      </w:hyperlink>
      <w:hyperlink r:id="rId409">
        <w:r w:rsidRPr="00924E98">
          <w:rPr>
            <w:rFonts w:ascii="Times New Roman" w:hAnsi="Times New Roman" w:cs="Times New Roman"/>
            <w:i/>
            <w:sz w:val="24"/>
            <w:szCs w:val="24"/>
          </w:rPr>
          <w:t>47</w:t>
        </w:r>
      </w:hyperlink>
      <w:hyperlink r:id="rId410">
        <w:r w:rsidRPr="00924E98">
          <w:rPr>
            <w:rFonts w:ascii="Times New Roman" w:hAnsi="Times New Roman" w:cs="Times New Roman"/>
            <w:sz w:val="24"/>
            <w:szCs w:val="24"/>
          </w:rPr>
          <w:t>(7), 766–774. https://doi.org/10.3109/13693780902822800</w:t>
        </w:r>
      </w:hyperlink>
    </w:p>
    <w:p w14:paraId="1C303DAA"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11">
        <w:r w:rsidRPr="00924E98">
          <w:rPr>
            <w:rFonts w:ascii="Times New Roman" w:hAnsi="Times New Roman" w:cs="Times New Roman"/>
            <w:sz w:val="24"/>
            <w:szCs w:val="24"/>
          </w:rPr>
          <w:t xml:space="preserve">Rodriguez, R. J., White Jr, J. F., Arnold, A. E., &amp; Redman, R. S. (2009). Fungal endophytes: Diversity and functional roles. </w:t>
        </w:r>
      </w:hyperlink>
      <w:hyperlink r:id="rId412">
        <w:r w:rsidRPr="00924E98">
          <w:rPr>
            <w:rFonts w:ascii="Times New Roman" w:hAnsi="Times New Roman" w:cs="Times New Roman"/>
            <w:i/>
            <w:sz w:val="24"/>
            <w:szCs w:val="24"/>
          </w:rPr>
          <w:t>New Phytologist</w:t>
        </w:r>
      </w:hyperlink>
      <w:hyperlink r:id="rId413">
        <w:r w:rsidRPr="00924E98">
          <w:rPr>
            <w:rFonts w:ascii="Times New Roman" w:hAnsi="Times New Roman" w:cs="Times New Roman"/>
            <w:sz w:val="24"/>
            <w:szCs w:val="24"/>
          </w:rPr>
          <w:t xml:space="preserve">, </w:t>
        </w:r>
      </w:hyperlink>
      <w:hyperlink r:id="rId414">
        <w:r w:rsidRPr="00924E98">
          <w:rPr>
            <w:rFonts w:ascii="Times New Roman" w:hAnsi="Times New Roman" w:cs="Times New Roman"/>
            <w:i/>
            <w:sz w:val="24"/>
            <w:szCs w:val="24"/>
          </w:rPr>
          <w:t>182</w:t>
        </w:r>
      </w:hyperlink>
      <w:hyperlink r:id="rId415">
        <w:r w:rsidRPr="00924E98">
          <w:rPr>
            <w:rFonts w:ascii="Times New Roman" w:hAnsi="Times New Roman" w:cs="Times New Roman"/>
            <w:sz w:val="24"/>
            <w:szCs w:val="24"/>
          </w:rPr>
          <w:t>(2), 314–330. https://doi.org/10.1111/j.1469-8137.2009.02773.x</w:t>
        </w:r>
      </w:hyperlink>
    </w:p>
    <w:p w14:paraId="01BA6107"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416">
        <w:r w:rsidRPr="00924E98">
          <w:rPr>
            <w:rFonts w:ascii="Times New Roman" w:hAnsi="Times New Roman" w:cs="Times New Roman"/>
            <w:sz w:val="24"/>
            <w:szCs w:val="24"/>
          </w:rPr>
          <w:t xml:space="preserve">Rodriguez-Caballero, E., Belnap, J., Büdel, B., Crutzen, P. J., Andreae, M. O., Pöschl, U., &amp; Weber, B. (2018). Dryland photoautotrophic soil surface communities endangered by global change. </w:t>
        </w:r>
      </w:hyperlink>
      <w:hyperlink r:id="rId417">
        <w:r w:rsidRPr="00924E98">
          <w:rPr>
            <w:rFonts w:ascii="Times New Roman" w:hAnsi="Times New Roman" w:cs="Times New Roman"/>
            <w:i/>
            <w:sz w:val="24"/>
            <w:szCs w:val="24"/>
          </w:rPr>
          <w:t>Nature Geoscience</w:t>
        </w:r>
      </w:hyperlink>
      <w:hyperlink r:id="rId418">
        <w:r w:rsidRPr="00924E98">
          <w:rPr>
            <w:rFonts w:ascii="Times New Roman" w:hAnsi="Times New Roman" w:cs="Times New Roman"/>
            <w:sz w:val="24"/>
            <w:szCs w:val="24"/>
          </w:rPr>
          <w:t xml:space="preserve">, </w:t>
        </w:r>
      </w:hyperlink>
      <w:hyperlink r:id="rId419">
        <w:r w:rsidRPr="00924E98">
          <w:rPr>
            <w:rFonts w:ascii="Times New Roman" w:hAnsi="Times New Roman" w:cs="Times New Roman"/>
            <w:i/>
            <w:sz w:val="24"/>
            <w:szCs w:val="24"/>
          </w:rPr>
          <w:t>11</w:t>
        </w:r>
      </w:hyperlink>
      <w:hyperlink r:id="rId420">
        <w:r w:rsidRPr="00924E98">
          <w:rPr>
            <w:rFonts w:ascii="Times New Roman" w:hAnsi="Times New Roman" w:cs="Times New Roman"/>
            <w:sz w:val="24"/>
            <w:szCs w:val="24"/>
          </w:rPr>
          <w:t>(3), 185–189. https://doi.org/10.1038/s41561-018-0072-1</w:t>
        </w:r>
      </w:hyperlink>
    </w:p>
    <w:p w14:paraId="4AE3B4AC" w14:textId="7EF96BD0" w:rsidR="00962944" w:rsidRPr="00924E98" w:rsidRDefault="00962944" w:rsidP="00962944">
      <w:pPr>
        <w:widowControl w:val="0"/>
        <w:spacing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24E98">
        <w:rPr>
          <w:rFonts w:ascii="Times New Roman" w:eastAsia="Times New Roman" w:hAnsi="Times New Roman" w:cs="Times New Roman"/>
          <w:sz w:val="24"/>
          <w:szCs w:val="24"/>
        </w:rPr>
        <w:t xml:space="preserve">Rognes T, </w:t>
      </w:r>
      <w:proofErr w:type="spellStart"/>
      <w:r w:rsidRPr="00924E98">
        <w:rPr>
          <w:rFonts w:ascii="Times New Roman" w:eastAsia="Times New Roman" w:hAnsi="Times New Roman" w:cs="Times New Roman"/>
          <w:sz w:val="24"/>
          <w:szCs w:val="24"/>
        </w:rPr>
        <w:t>Flouri</w:t>
      </w:r>
      <w:proofErr w:type="spellEnd"/>
      <w:r w:rsidRPr="00924E98">
        <w:rPr>
          <w:rFonts w:ascii="Times New Roman" w:eastAsia="Times New Roman" w:hAnsi="Times New Roman" w:cs="Times New Roman"/>
          <w:sz w:val="24"/>
          <w:szCs w:val="24"/>
        </w:rPr>
        <w:t xml:space="preserve"> T, Nichols B, Quince C, Mahé F. (2016) VSEARCH: a versatile open </w:t>
      </w:r>
      <w:proofErr w:type="gramStart"/>
      <w:r w:rsidRPr="00924E98">
        <w:rPr>
          <w:rFonts w:ascii="Times New Roman" w:eastAsia="Times New Roman" w:hAnsi="Times New Roman" w:cs="Times New Roman"/>
          <w:sz w:val="24"/>
          <w:szCs w:val="24"/>
        </w:rPr>
        <w:t xml:space="preserve">source </w:t>
      </w:r>
      <w:r>
        <w:rPr>
          <w:rFonts w:ascii="Times New Roman" w:eastAsia="Times New Roman" w:hAnsi="Times New Roman" w:cs="Times New Roman"/>
          <w:sz w:val="24"/>
          <w:szCs w:val="24"/>
        </w:rPr>
        <w:t xml:space="preserve"> </w:t>
      </w:r>
      <w:r w:rsidRPr="00924E98">
        <w:rPr>
          <w:rFonts w:ascii="Times New Roman" w:eastAsia="Times New Roman" w:hAnsi="Times New Roman" w:cs="Times New Roman"/>
          <w:sz w:val="24"/>
          <w:szCs w:val="24"/>
        </w:rPr>
        <w:t>tool</w:t>
      </w:r>
      <w:proofErr w:type="gramEnd"/>
      <w:r w:rsidRPr="00924E98">
        <w:rPr>
          <w:rFonts w:ascii="Times New Roman" w:eastAsia="Times New Roman" w:hAnsi="Times New Roman" w:cs="Times New Roman"/>
          <w:sz w:val="24"/>
          <w:szCs w:val="24"/>
        </w:rPr>
        <w:t xml:space="preserve"> for metagenomics. </w:t>
      </w:r>
      <w:proofErr w:type="spellStart"/>
      <w:r w:rsidRPr="00924E98">
        <w:rPr>
          <w:rFonts w:ascii="Times New Roman" w:eastAsia="Times New Roman" w:hAnsi="Times New Roman" w:cs="Times New Roman"/>
          <w:sz w:val="24"/>
          <w:szCs w:val="24"/>
        </w:rPr>
        <w:t>PeerJ</w:t>
      </w:r>
      <w:proofErr w:type="spellEnd"/>
      <w:r w:rsidRPr="00924E98">
        <w:rPr>
          <w:rFonts w:ascii="Times New Roman" w:eastAsia="Times New Roman" w:hAnsi="Times New Roman" w:cs="Times New Roman"/>
          <w:sz w:val="24"/>
          <w:szCs w:val="24"/>
        </w:rPr>
        <w:t xml:space="preserve"> </w:t>
      </w:r>
      <w:proofErr w:type="gramStart"/>
      <w:r w:rsidRPr="00924E98">
        <w:rPr>
          <w:rFonts w:ascii="Times New Roman" w:eastAsia="Times New Roman" w:hAnsi="Times New Roman" w:cs="Times New Roman"/>
          <w:sz w:val="24"/>
          <w:szCs w:val="24"/>
        </w:rPr>
        <w:t>4:e</w:t>
      </w:r>
      <w:proofErr w:type="gramEnd"/>
      <w:r w:rsidRPr="00924E98">
        <w:rPr>
          <w:rFonts w:ascii="Times New Roman" w:eastAsia="Times New Roman" w:hAnsi="Times New Roman" w:cs="Times New Roman"/>
          <w:sz w:val="24"/>
          <w:szCs w:val="24"/>
        </w:rPr>
        <w:t xml:space="preserve">2584. </w:t>
      </w:r>
      <w:proofErr w:type="spellStart"/>
      <w:r w:rsidRPr="00924E98">
        <w:rPr>
          <w:rFonts w:ascii="Times New Roman" w:eastAsia="Times New Roman" w:hAnsi="Times New Roman" w:cs="Times New Roman"/>
          <w:sz w:val="24"/>
          <w:szCs w:val="24"/>
        </w:rPr>
        <w:t>doi</w:t>
      </w:r>
      <w:proofErr w:type="spellEnd"/>
      <w:r w:rsidRPr="00924E98">
        <w:rPr>
          <w:rFonts w:ascii="Times New Roman" w:eastAsia="Times New Roman" w:hAnsi="Times New Roman" w:cs="Times New Roman"/>
          <w:sz w:val="24"/>
          <w:szCs w:val="24"/>
        </w:rPr>
        <w:t xml:space="preserve">: </w:t>
      </w:r>
      <w:hyperlink r:id="rId421">
        <w:r w:rsidRPr="00924E98">
          <w:rPr>
            <w:rFonts w:ascii="Times New Roman" w:eastAsia="Times New Roman" w:hAnsi="Times New Roman" w:cs="Times New Roman"/>
            <w:sz w:val="24"/>
            <w:szCs w:val="24"/>
            <w:u w:val="single"/>
          </w:rPr>
          <w:t>10.7717/peerj.2584</w:t>
        </w:r>
      </w:hyperlink>
    </w:p>
    <w:p w14:paraId="27783DB3" w14:textId="1C97109D" w:rsidR="00962944" w:rsidRDefault="00000000"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22">
        <w:r w:rsidR="00962944" w:rsidRPr="00924E98">
          <w:rPr>
            <w:rFonts w:ascii="Times New Roman" w:eastAsia="Times New Roman" w:hAnsi="Times New Roman" w:cs="Times New Roman"/>
            <w:sz w:val="24"/>
            <w:szCs w:val="24"/>
          </w:rPr>
          <w:t>https://doi.org/10.1007/978-3-319-30214-0_23</w:t>
        </w:r>
      </w:hyperlink>
    </w:p>
    <w:p w14:paraId="6628FAD8"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423">
        <w:r w:rsidRPr="00924E98">
          <w:rPr>
            <w:rFonts w:ascii="Times New Roman" w:hAnsi="Times New Roman" w:cs="Times New Roman"/>
            <w:sz w:val="24"/>
            <w:szCs w:val="24"/>
          </w:rPr>
          <w:t xml:space="preserve">Rosentreter, R., &amp; Belnap, J. (2001). Biological Soil Crusts of North America. In J. Belnap &amp; O. L. Lange (Eds.), </w:t>
        </w:r>
      </w:hyperlink>
      <w:hyperlink r:id="rId424">
        <w:r w:rsidRPr="00924E98">
          <w:rPr>
            <w:rFonts w:ascii="Times New Roman" w:hAnsi="Times New Roman" w:cs="Times New Roman"/>
            <w:i/>
            <w:sz w:val="24"/>
            <w:szCs w:val="24"/>
          </w:rPr>
          <w:t>Biological Soil Crusts: Structure, Function, and Management</w:t>
        </w:r>
      </w:hyperlink>
      <w:hyperlink r:id="rId425">
        <w:r w:rsidRPr="00924E98">
          <w:rPr>
            <w:rFonts w:ascii="Times New Roman" w:hAnsi="Times New Roman" w:cs="Times New Roman"/>
            <w:sz w:val="24"/>
            <w:szCs w:val="24"/>
          </w:rPr>
          <w:t xml:space="preserve"> (Vol. 150, pp. 31–50). Springer Berlin Heidelberg. </w:t>
        </w:r>
      </w:hyperlink>
      <w:hyperlink r:id="rId426">
        <w:r w:rsidRPr="00924E98">
          <w:rPr>
            <w:rFonts w:ascii="Times New Roman" w:hAnsi="Times New Roman" w:cs="Times New Roman"/>
            <w:sz w:val="24"/>
            <w:szCs w:val="24"/>
          </w:rPr>
          <w:t>https://doi.org/10.1007/978-3-642-56475-8_2</w:t>
        </w:r>
      </w:hyperlink>
    </w:p>
    <w:p w14:paraId="791F6A77" w14:textId="34052872" w:rsidR="00962944" w:rsidRPr="00924E98" w:rsidRDefault="00962944" w:rsidP="00962944">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lastRenderedPageBreak/>
        <w:t>Rosentreter R (1994) Displacement of rare plants by exotic grasses. In: Monsen SD, Kitchen SG (eds) Proceedings: ecology and management of annual rangelands. General Technical Report INT-GTR-313. USDA Forest Service, Intermountain Research Station, Ogden, UT, pp 170–175</w:t>
      </w:r>
      <w:r>
        <w:rPr>
          <w:rFonts w:ascii="Times New Roman" w:eastAsia="Times New Roman" w:hAnsi="Times New Roman" w:cs="Times New Roman"/>
          <w:sz w:val="24"/>
          <w:szCs w:val="24"/>
        </w:rPr>
        <w:t xml:space="preserve"> </w:t>
      </w:r>
      <w:hyperlink r:id="rId427" w:history="1">
        <w:r w:rsidRPr="0014003A">
          <w:rPr>
            <w:rStyle w:val="Hyperlink"/>
            <w:rFonts w:ascii="Times New Roman" w:eastAsia="Times New Roman" w:hAnsi="Times New Roman" w:cs="Times New Roman"/>
            <w:sz w:val="24"/>
            <w:szCs w:val="24"/>
          </w:rPr>
          <w:t>https://doi.org/10.1002/fee.1469</w:t>
        </w:r>
      </w:hyperlink>
    </w:p>
    <w:p w14:paraId="4D2C1E3E"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924E98">
        <w:rPr>
          <w:rFonts w:ascii="Times New Roman" w:eastAsia="Times New Roman" w:hAnsi="Times New Roman" w:cs="Times New Roman"/>
          <w:sz w:val="24"/>
          <w:szCs w:val="24"/>
        </w:rPr>
        <w:t>RStudio Team (2020). RStudio: Integrated Development for R. RStudio, PBC, Boston, MA URL http://www.rstudio.com/.</w:t>
      </w:r>
    </w:p>
    <w:p w14:paraId="3090FEFA"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28">
        <w:r w:rsidRPr="00924E98">
          <w:rPr>
            <w:rFonts w:ascii="Times New Roman" w:hAnsi="Times New Roman" w:cs="Times New Roman"/>
            <w:sz w:val="24"/>
            <w:szCs w:val="24"/>
          </w:rPr>
          <w:t xml:space="preserve">Rutherford, W. A., Painter, T. H., Ferrenberg, S., Belnap, J., Okin, G. S., Flagg, C., &amp; Reed, S. C. (2017). Albedo feedbacks to future climate via climate change impacts on dryland biocrusts. </w:t>
        </w:r>
      </w:hyperlink>
      <w:hyperlink r:id="rId429">
        <w:r w:rsidRPr="00924E98">
          <w:rPr>
            <w:rFonts w:ascii="Times New Roman" w:hAnsi="Times New Roman" w:cs="Times New Roman"/>
            <w:i/>
            <w:sz w:val="24"/>
            <w:szCs w:val="24"/>
          </w:rPr>
          <w:t>Scientific Reports</w:t>
        </w:r>
      </w:hyperlink>
      <w:hyperlink r:id="rId430">
        <w:r w:rsidRPr="00924E98">
          <w:rPr>
            <w:rFonts w:ascii="Times New Roman" w:hAnsi="Times New Roman" w:cs="Times New Roman"/>
            <w:sz w:val="24"/>
            <w:szCs w:val="24"/>
          </w:rPr>
          <w:t xml:space="preserve">, </w:t>
        </w:r>
      </w:hyperlink>
      <w:hyperlink r:id="rId431">
        <w:r w:rsidRPr="00924E98">
          <w:rPr>
            <w:rFonts w:ascii="Times New Roman" w:hAnsi="Times New Roman" w:cs="Times New Roman"/>
            <w:i/>
            <w:sz w:val="24"/>
            <w:szCs w:val="24"/>
          </w:rPr>
          <w:t>7</w:t>
        </w:r>
      </w:hyperlink>
      <w:hyperlink r:id="rId432">
        <w:r w:rsidRPr="00924E98">
          <w:rPr>
            <w:rFonts w:ascii="Times New Roman" w:hAnsi="Times New Roman" w:cs="Times New Roman"/>
            <w:sz w:val="24"/>
            <w:szCs w:val="24"/>
          </w:rPr>
          <w:t>(1), 44188. https://doi.org/10.1038/srep44188</w:t>
        </w:r>
      </w:hyperlink>
    </w:p>
    <w:p w14:paraId="4592771D"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33">
        <w:r w:rsidRPr="00924E98">
          <w:rPr>
            <w:rFonts w:ascii="Times New Roman" w:hAnsi="Times New Roman" w:cs="Times New Roman"/>
            <w:sz w:val="24"/>
            <w:szCs w:val="24"/>
          </w:rPr>
          <w:t xml:space="preserve">Sandberg, D. C., Battista, L. J., &amp; Arnold, A. E. (2014). Fungal endophytes of aquatic macrophytes: Diverse host-generalists characterized by tissue preferences and geographic structure. </w:t>
        </w:r>
      </w:hyperlink>
      <w:hyperlink r:id="rId434">
        <w:r w:rsidRPr="00924E98">
          <w:rPr>
            <w:rFonts w:ascii="Times New Roman" w:hAnsi="Times New Roman" w:cs="Times New Roman"/>
            <w:i/>
            <w:sz w:val="24"/>
            <w:szCs w:val="24"/>
          </w:rPr>
          <w:t>Microbial Ecology</w:t>
        </w:r>
      </w:hyperlink>
      <w:hyperlink r:id="rId435">
        <w:r w:rsidRPr="00924E98">
          <w:rPr>
            <w:rFonts w:ascii="Times New Roman" w:hAnsi="Times New Roman" w:cs="Times New Roman"/>
            <w:sz w:val="24"/>
            <w:szCs w:val="24"/>
          </w:rPr>
          <w:t xml:space="preserve">, </w:t>
        </w:r>
      </w:hyperlink>
      <w:hyperlink r:id="rId436">
        <w:r w:rsidRPr="00924E98">
          <w:rPr>
            <w:rFonts w:ascii="Times New Roman" w:hAnsi="Times New Roman" w:cs="Times New Roman"/>
            <w:i/>
            <w:sz w:val="24"/>
            <w:szCs w:val="24"/>
          </w:rPr>
          <w:t>67</w:t>
        </w:r>
      </w:hyperlink>
      <w:hyperlink r:id="rId437">
        <w:r w:rsidRPr="00924E98">
          <w:rPr>
            <w:rFonts w:ascii="Times New Roman" w:hAnsi="Times New Roman" w:cs="Times New Roman"/>
            <w:sz w:val="24"/>
            <w:szCs w:val="24"/>
          </w:rPr>
          <w:t>(4), 735–747. https://doi.org/10.1007/s00248-013-0324-y</w:t>
        </w:r>
      </w:hyperlink>
    </w:p>
    <w:p w14:paraId="1EF07984" w14:textId="77777777" w:rsidR="00F3510F" w:rsidRDefault="00000000">
      <w:pPr>
        <w:widowControl w:val="0"/>
        <w:pBdr>
          <w:top w:val="nil"/>
          <w:left w:val="nil"/>
          <w:bottom w:val="nil"/>
          <w:right w:val="nil"/>
          <w:between w:val="nil"/>
        </w:pBdr>
        <w:spacing w:line="480" w:lineRule="auto"/>
        <w:ind w:left="720" w:hanging="720"/>
        <w:rPr>
          <w:rFonts w:ascii="Times New Roman" w:hAnsi="Times New Roman" w:cs="Times New Roman"/>
          <w:sz w:val="24"/>
          <w:szCs w:val="24"/>
        </w:rPr>
      </w:pPr>
      <w:hyperlink r:id="rId438">
        <w:r w:rsidRPr="00924E98">
          <w:rPr>
            <w:rFonts w:ascii="Times New Roman" w:hAnsi="Times New Roman" w:cs="Times New Roman"/>
            <w:sz w:val="24"/>
            <w:szCs w:val="24"/>
          </w:rPr>
          <w:t xml:space="preserve">Schoch, C. L., Seifert, K. A., Huhndorf, S., Robert, V., Spouge, J. L., Levesque, C. A., Chen, W., Fungal Barcoding Consortium, Fungal Barcoding Consortium Author List, Bolchacova, E., Voigt, K., Crous, P. W., Miller, A. N., Wingfield, M. J., Aime, M. C., An, K.-D., Bai, F.-Y., Barreto, R. W., Begerow, D., … Schindel, D. (2012). Nuclear ribosomal internal transcribed spacer (ITS) region as a universal DNA barcode marker for Fungi. </w:t>
        </w:r>
      </w:hyperlink>
      <w:hyperlink r:id="rId439">
        <w:r w:rsidRPr="00924E98">
          <w:rPr>
            <w:rFonts w:ascii="Times New Roman" w:hAnsi="Times New Roman" w:cs="Times New Roman"/>
            <w:i/>
            <w:sz w:val="24"/>
            <w:szCs w:val="24"/>
          </w:rPr>
          <w:t>Proceedings of the National Academy of Sciences</w:t>
        </w:r>
      </w:hyperlink>
      <w:hyperlink r:id="rId440">
        <w:r w:rsidRPr="00924E98">
          <w:rPr>
            <w:rFonts w:ascii="Times New Roman" w:hAnsi="Times New Roman" w:cs="Times New Roman"/>
            <w:sz w:val="24"/>
            <w:szCs w:val="24"/>
          </w:rPr>
          <w:t xml:space="preserve">, </w:t>
        </w:r>
      </w:hyperlink>
      <w:hyperlink r:id="rId441">
        <w:r w:rsidRPr="00924E98">
          <w:rPr>
            <w:rFonts w:ascii="Times New Roman" w:hAnsi="Times New Roman" w:cs="Times New Roman"/>
            <w:i/>
            <w:sz w:val="24"/>
            <w:szCs w:val="24"/>
          </w:rPr>
          <w:t>109</w:t>
        </w:r>
      </w:hyperlink>
      <w:hyperlink r:id="rId442">
        <w:r w:rsidRPr="00924E98">
          <w:rPr>
            <w:rFonts w:ascii="Times New Roman" w:hAnsi="Times New Roman" w:cs="Times New Roman"/>
            <w:sz w:val="24"/>
            <w:szCs w:val="24"/>
          </w:rPr>
          <w:t>(16), 6241–6246. https://doi.org/10.1073/pnas.1117018109</w:t>
        </w:r>
      </w:hyperlink>
    </w:p>
    <w:p w14:paraId="3FD66139" w14:textId="2B952E40" w:rsidR="006A5FF3" w:rsidRPr="00924E98" w:rsidRDefault="006A5FF3" w:rsidP="006A5FF3">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roofErr w:type="spellStart"/>
      <w:r w:rsidRPr="00924E98">
        <w:rPr>
          <w:rFonts w:ascii="Times New Roman" w:eastAsia="Times New Roman" w:hAnsi="Times New Roman" w:cs="Times New Roman"/>
          <w:sz w:val="24"/>
          <w:szCs w:val="24"/>
        </w:rPr>
        <w:t>Sequencher</w:t>
      </w:r>
      <w:proofErr w:type="spellEnd"/>
      <w:r w:rsidRPr="00924E98">
        <w:rPr>
          <w:rFonts w:ascii="Times New Roman" w:eastAsia="Times New Roman" w:hAnsi="Times New Roman" w:cs="Times New Roman"/>
          <w:sz w:val="24"/>
          <w:szCs w:val="24"/>
        </w:rPr>
        <w:t xml:space="preserve">® version 5.1 DNA sequence analysis software. 2012, Gene Codes Corporation, Ann Arbor, MI USA </w:t>
      </w:r>
      <w:hyperlink r:id="rId443">
        <w:r w:rsidRPr="00924E98">
          <w:rPr>
            <w:rFonts w:ascii="Times New Roman" w:eastAsia="Times New Roman" w:hAnsi="Times New Roman" w:cs="Times New Roman"/>
            <w:sz w:val="24"/>
            <w:szCs w:val="24"/>
          </w:rPr>
          <w:t>http://www.genecodes.com</w:t>
        </w:r>
      </w:hyperlink>
    </w:p>
    <w:p w14:paraId="0A72789A"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44">
        <w:r w:rsidRPr="00924E98">
          <w:rPr>
            <w:rFonts w:ascii="Times New Roman" w:hAnsi="Times New Roman" w:cs="Times New Roman"/>
            <w:sz w:val="24"/>
            <w:szCs w:val="24"/>
          </w:rPr>
          <w:t xml:space="preserve">Silva-Hughes, A. F., Wedge, D. E., Cantrell, C. L., Carvalho, C. R., Pan, Z., Moraes, R. M., </w:t>
        </w:r>
        <w:r w:rsidRPr="00924E98">
          <w:rPr>
            <w:rFonts w:ascii="Times New Roman" w:hAnsi="Times New Roman" w:cs="Times New Roman"/>
            <w:sz w:val="24"/>
            <w:szCs w:val="24"/>
          </w:rPr>
          <w:lastRenderedPageBreak/>
          <w:t xml:space="preserve">Madoxx, V. L., &amp; Rosa, L. H. (2015). Diversity and antifungal activity of the endophytic fungi associated with the native medicinal cactus Opuntia humifusa (Cactaceae) from the United States. </w:t>
        </w:r>
      </w:hyperlink>
      <w:hyperlink r:id="rId445">
        <w:r w:rsidRPr="00924E98">
          <w:rPr>
            <w:rFonts w:ascii="Times New Roman" w:hAnsi="Times New Roman" w:cs="Times New Roman"/>
            <w:i/>
            <w:sz w:val="24"/>
            <w:szCs w:val="24"/>
          </w:rPr>
          <w:t>Microbiological Research</w:t>
        </w:r>
      </w:hyperlink>
      <w:hyperlink r:id="rId446">
        <w:r w:rsidRPr="00924E98">
          <w:rPr>
            <w:rFonts w:ascii="Times New Roman" w:hAnsi="Times New Roman" w:cs="Times New Roman"/>
            <w:sz w:val="24"/>
            <w:szCs w:val="24"/>
          </w:rPr>
          <w:t xml:space="preserve">, </w:t>
        </w:r>
      </w:hyperlink>
      <w:hyperlink r:id="rId447">
        <w:r w:rsidRPr="00924E98">
          <w:rPr>
            <w:rFonts w:ascii="Times New Roman" w:hAnsi="Times New Roman" w:cs="Times New Roman"/>
            <w:i/>
            <w:sz w:val="24"/>
            <w:szCs w:val="24"/>
          </w:rPr>
          <w:t>175</w:t>
        </w:r>
      </w:hyperlink>
      <w:hyperlink r:id="rId448">
        <w:r w:rsidRPr="00924E98">
          <w:rPr>
            <w:rFonts w:ascii="Times New Roman" w:hAnsi="Times New Roman" w:cs="Times New Roman"/>
            <w:sz w:val="24"/>
            <w:szCs w:val="24"/>
          </w:rPr>
          <w:t>, 67–77. https://doi.org/10.1016/j.micres.2015.03.007</w:t>
        </w:r>
      </w:hyperlink>
    </w:p>
    <w:p w14:paraId="64894F89"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49">
        <w:r w:rsidRPr="00924E98">
          <w:rPr>
            <w:rFonts w:ascii="Times New Roman" w:hAnsi="Times New Roman" w:cs="Times New Roman"/>
            <w:sz w:val="24"/>
            <w:szCs w:val="24"/>
          </w:rPr>
          <w:t xml:space="preserve">Skovgaard, N. (2002). The Mycota. A comprehensive treatise on fungi as experimental systems for basic and applied research. </w:t>
        </w:r>
      </w:hyperlink>
      <w:hyperlink r:id="rId450">
        <w:r w:rsidRPr="00924E98">
          <w:rPr>
            <w:rFonts w:ascii="Times New Roman" w:hAnsi="Times New Roman" w:cs="Times New Roman"/>
            <w:i/>
            <w:sz w:val="24"/>
            <w:szCs w:val="24"/>
          </w:rPr>
          <w:t>International Journal of Food Microbiology</w:t>
        </w:r>
      </w:hyperlink>
      <w:hyperlink r:id="rId451">
        <w:r w:rsidRPr="00924E98">
          <w:rPr>
            <w:rFonts w:ascii="Times New Roman" w:hAnsi="Times New Roman" w:cs="Times New Roman"/>
            <w:sz w:val="24"/>
            <w:szCs w:val="24"/>
          </w:rPr>
          <w:t xml:space="preserve">, </w:t>
        </w:r>
      </w:hyperlink>
      <w:hyperlink r:id="rId452">
        <w:r w:rsidRPr="00924E98">
          <w:rPr>
            <w:rFonts w:ascii="Times New Roman" w:hAnsi="Times New Roman" w:cs="Times New Roman"/>
            <w:i/>
            <w:sz w:val="24"/>
            <w:szCs w:val="24"/>
          </w:rPr>
          <w:t>77</w:t>
        </w:r>
      </w:hyperlink>
      <w:hyperlink r:id="rId453">
        <w:r w:rsidRPr="00924E98">
          <w:rPr>
            <w:rFonts w:ascii="Times New Roman" w:hAnsi="Times New Roman" w:cs="Times New Roman"/>
            <w:sz w:val="24"/>
            <w:szCs w:val="24"/>
          </w:rPr>
          <w:t>(3), 233–234. https://doi.org/10.1016/S0168-1605(02)00042-9</w:t>
        </w:r>
      </w:hyperlink>
    </w:p>
    <w:p w14:paraId="02BD1F54"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54">
        <w:r w:rsidRPr="00924E98">
          <w:rPr>
            <w:rFonts w:ascii="Times New Roman" w:hAnsi="Times New Roman" w:cs="Times New Roman"/>
            <w:sz w:val="24"/>
            <w:szCs w:val="24"/>
          </w:rPr>
          <w:t xml:space="preserve">Slate, M. L., Callaway, R. M., &amp; Pearson, D. E. (2019). Life in interstitial space: Biocrusts inhibit exotic but not native plant establishment in semi-arid grasslands. </w:t>
        </w:r>
      </w:hyperlink>
      <w:hyperlink r:id="rId455">
        <w:r w:rsidRPr="00924E98">
          <w:rPr>
            <w:rFonts w:ascii="Times New Roman" w:hAnsi="Times New Roman" w:cs="Times New Roman"/>
            <w:i/>
            <w:sz w:val="24"/>
            <w:szCs w:val="24"/>
          </w:rPr>
          <w:t>Journal of Ecology</w:t>
        </w:r>
      </w:hyperlink>
      <w:hyperlink r:id="rId456">
        <w:r w:rsidRPr="00924E98">
          <w:rPr>
            <w:rFonts w:ascii="Times New Roman" w:hAnsi="Times New Roman" w:cs="Times New Roman"/>
            <w:sz w:val="24"/>
            <w:szCs w:val="24"/>
          </w:rPr>
          <w:t xml:space="preserve">, </w:t>
        </w:r>
      </w:hyperlink>
      <w:hyperlink r:id="rId457">
        <w:r w:rsidRPr="00924E98">
          <w:rPr>
            <w:rFonts w:ascii="Times New Roman" w:hAnsi="Times New Roman" w:cs="Times New Roman"/>
            <w:i/>
            <w:sz w:val="24"/>
            <w:szCs w:val="24"/>
          </w:rPr>
          <w:t>107</w:t>
        </w:r>
      </w:hyperlink>
      <w:hyperlink r:id="rId458">
        <w:r w:rsidRPr="00924E98">
          <w:rPr>
            <w:rFonts w:ascii="Times New Roman" w:hAnsi="Times New Roman" w:cs="Times New Roman"/>
            <w:sz w:val="24"/>
            <w:szCs w:val="24"/>
          </w:rPr>
          <w:t>(3), 1317–1327. https://doi.org/10.1111/1365-2745.13117</w:t>
        </w:r>
      </w:hyperlink>
    </w:p>
    <w:p w14:paraId="2C6783DA"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59">
        <w:r w:rsidRPr="00924E98">
          <w:rPr>
            <w:rFonts w:ascii="Times New Roman" w:hAnsi="Times New Roman" w:cs="Times New Roman"/>
            <w:sz w:val="24"/>
            <w:szCs w:val="24"/>
          </w:rPr>
          <w:t xml:space="preserve">Slaughter, L. C., Nelson, J. A., Carlisle, E., Bourguignon, M., Dinkins, R. D., Phillips, T. D., &amp; McCulley, R. L. (2018). Climate change and Epichloë coenophiala association modify belowground fungal symbioses of tall fescue host. </w:t>
        </w:r>
      </w:hyperlink>
      <w:hyperlink r:id="rId460">
        <w:r w:rsidRPr="00924E98">
          <w:rPr>
            <w:rFonts w:ascii="Times New Roman" w:hAnsi="Times New Roman" w:cs="Times New Roman"/>
            <w:i/>
            <w:sz w:val="24"/>
            <w:szCs w:val="24"/>
          </w:rPr>
          <w:t>Fungal Ecology</w:t>
        </w:r>
      </w:hyperlink>
      <w:hyperlink r:id="rId461">
        <w:r w:rsidRPr="00924E98">
          <w:rPr>
            <w:rFonts w:ascii="Times New Roman" w:hAnsi="Times New Roman" w:cs="Times New Roman"/>
            <w:sz w:val="24"/>
            <w:szCs w:val="24"/>
          </w:rPr>
          <w:t xml:space="preserve">, </w:t>
        </w:r>
      </w:hyperlink>
      <w:hyperlink r:id="rId462">
        <w:r w:rsidRPr="00924E98">
          <w:rPr>
            <w:rFonts w:ascii="Times New Roman" w:hAnsi="Times New Roman" w:cs="Times New Roman"/>
            <w:i/>
            <w:sz w:val="24"/>
            <w:szCs w:val="24"/>
          </w:rPr>
          <w:t>31</w:t>
        </w:r>
      </w:hyperlink>
      <w:hyperlink r:id="rId463">
        <w:r w:rsidRPr="00924E98">
          <w:rPr>
            <w:rFonts w:ascii="Times New Roman" w:hAnsi="Times New Roman" w:cs="Times New Roman"/>
            <w:sz w:val="24"/>
            <w:szCs w:val="24"/>
          </w:rPr>
          <w:t>, 37–46. https://doi.org/10.1016/j.funeco.2017.10.002</w:t>
        </w:r>
      </w:hyperlink>
    </w:p>
    <w:p w14:paraId="1A3A0DBA"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64">
        <w:r w:rsidRPr="00924E98">
          <w:rPr>
            <w:rFonts w:ascii="Times New Roman" w:hAnsi="Times New Roman" w:cs="Times New Roman"/>
            <w:sz w:val="24"/>
            <w:szCs w:val="24"/>
          </w:rPr>
          <w:t xml:space="preserve">Underwood, E. C., Klinger, R. C., &amp; Brooks, M. L. (2019). Effects of invasive plants on fire regimes and postfire vegetation diversity in an arid ecosystem. </w:t>
        </w:r>
      </w:hyperlink>
      <w:hyperlink r:id="rId465">
        <w:r w:rsidRPr="00924E98">
          <w:rPr>
            <w:rFonts w:ascii="Times New Roman" w:hAnsi="Times New Roman" w:cs="Times New Roman"/>
            <w:i/>
            <w:sz w:val="24"/>
            <w:szCs w:val="24"/>
          </w:rPr>
          <w:t>Ecology and Evolution</w:t>
        </w:r>
      </w:hyperlink>
      <w:hyperlink r:id="rId466">
        <w:r w:rsidRPr="00924E98">
          <w:rPr>
            <w:rFonts w:ascii="Times New Roman" w:hAnsi="Times New Roman" w:cs="Times New Roman"/>
            <w:sz w:val="24"/>
            <w:szCs w:val="24"/>
          </w:rPr>
          <w:t xml:space="preserve">, </w:t>
        </w:r>
      </w:hyperlink>
      <w:hyperlink r:id="rId467">
        <w:r w:rsidRPr="00924E98">
          <w:rPr>
            <w:rFonts w:ascii="Times New Roman" w:hAnsi="Times New Roman" w:cs="Times New Roman"/>
            <w:i/>
            <w:sz w:val="24"/>
            <w:szCs w:val="24"/>
          </w:rPr>
          <w:t>9</w:t>
        </w:r>
      </w:hyperlink>
      <w:hyperlink r:id="rId468">
        <w:r w:rsidRPr="00924E98">
          <w:rPr>
            <w:rFonts w:ascii="Times New Roman" w:hAnsi="Times New Roman" w:cs="Times New Roman"/>
            <w:sz w:val="24"/>
            <w:szCs w:val="24"/>
          </w:rPr>
          <w:t>(22), 12421–12435. https://doi.org/10.1002/ece3.5650</w:t>
        </w:r>
      </w:hyperlink>
    </w:p>
    <w:p w14:paraId="402D66A5"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69">
        <w:r w:rsidRPr="00924E98">
          <w:rPr>
            <w:rFonts w:ascii="Times New Roman" w:hAnsi="Times New Roman" w:cs="Times New Roman"/>
            <w:sz w:val="24"/>
            <w:szCs w:val="24"/>
          </w:rPr>
          <w:t xml:space="preserve">U’Ren, J. M., Lutzoni, F., Miadlikowska, J., Zimmerman, N. B., Carbone, I., May, G., &amp; Arnold, A. E. (2019). Host availability drives distributions of fungal endophytes in the imperilled boreal realm. </w:t>
        </w:r>
      </w:hyperlink>
      <w:hyperlink r:id="rId470">
        <w:r w:rsidRPr="00924E98">
          <w:rPr>
            <w:rFonts w:ascii="Times New Roman" w:hAnsi="Times New Roman" w:cs="Times New Roman"/>
            <w:i/>
            <w:sz w:val="24"/>
            <w:szCs w:val="24"/>
          </w:rPr>
          <w:t>Nature Ecology &amp; Evolution</w:t>
        </w:r>
      </w:hyperlink>
      <w:hyperlink r:id="rId471">
        <w:r w:rsidRPr="00924E98">
          <w:rPr>
            <w:rFonts w:ascii="Times New Roman" w:hAnsi="Times New Roman" w:cs="Times New Roman"/>
            <w:sz w:val="24"/>
            <w:szCs w:val="24"/>
          </w:rPr>
          <w:t xml:space="preserve">, </w:t>
        </w:r>
      </w:hyperlink>
      <w:hyperlink r:id="rId472">
        <w:r w:rsidRPr="00924E98">
          <w:rPr>
            <w:rFonts w:ascii="Times New Roman" w:hAnsi="Times New Roman" w:cs="Times New Roman"/>
            <w:i/>
            <w:sz w:val="24"/>
            <w:szCs w:val="24"/>
          </w:rPr>
          <w:t>3</w:t>
        </w:r>
      </w:hyperlink>
      <w:hyperlink r:id="rId473">
        <w:r w:rsidRPr="00924E98">
          <w:rPr>
            <w:rFonts w:ascii="Times New Roman" w:hAnsi="Times New Roman" w:cs="Times New Roman"/>
            <w:sz w:val="24"/>
            <w:szCs w:val="24"/>
          </w:rPr>
          <w:t>(10), Article 10. https://doi.org/10.1038/s41559-019-0975-2</w:t>
        </w:r>
      </w:hyperlink>
    </w:p>
    <w:p w14:paraId="28C7AC1F"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74">
        <w:r w:rsidRPr="00924E98">
          <w:rPr>
            <w:rFonts w:ascii="Times New Roman" w:hAnsi="Times New Roman" w:cs="Times New Roman"/>
            <w:sz w:val="24"/>
            <w:szCs w:val="24"/>
          </w:rPr>
          <w:t xml:space="preserve">Weber, B., Belnap, J., Büdel, B., Antoninka, A. J., Barger, N. N., Chaudhary, V. B., Darrouzet‐Nardi, A., Eldridge, D. J., Faist, A. M., Ferrenberg, S., Havrilla, C. A., Huber‐Sannwald, </w:t>
        </w:r>
        <w:r w:rsidRPr="00924E98">
          <w:rPr>
            <w:rFonts w:ascii="Times New Roman" w:hAnsi="Times New Roman" w:cs="Times New Roman"/>
            <w:sz w:val="24"/>
            <w:szCs w:val="24"/>
          </w:rPr>
          <w:lastRenderedPageBreak/>
          <w:t xml:space="preserve">E., Malam Issa, O., Maestre, F. T., Reed, S. C., Rodriguez‐Caballero, E., Tucker, C., Young, K. E., Zhang, Y., … Bowker, M. A. (2022). What is a biocrust? A refined, contemporary definition for a broadening research community. </w:t>
        </w:r>
      </w:hyperlink>
      <w:hyperlink r:id="rId475">
        <w:r w:rsidRPr="00924E98">
          <w:rPr>
            <w:rFonts w:ascii="Times New Roman" w:hAnsi="Times New Roman" w:cs="Times New Roman"/>
            <w:i/>
            <w:sz w:val="24"/>
            <w:szCs w:val="24"/>
          </w:rPr>
          <w:t>Biological Reviews</w:t>
        </w:r>
      </w:hyperlink>
      <w:hyperlink r:id="rId476">
        <w:r w:rsidRPr="00924E98">
          <w:rPr>
            <w:rFonts w:ascii="Times New Roman" w:hAnsi="Times New Roman" w:cs="Times New Roman"/>
            <w:sz w:val="24"/>
            <w:szCs w:val="24"/>
          </w:rPr>
          <w:t xml:space="preserve">, </w:t>
        </w:r>
      </w:hyperlink>
      <w:hyperlink r:id="rId477">
        <w:r w:rsidRPr="00924E98">
          <w:rPr>
            <w:rFonts w:ascii="Times New Roman" w:hAnsi="Times New Roman" w:cs="Times New Roman"/>
            <w:i/>
            <w:sz w:val="24"/>
            <w:szCs w:val="24"/>
          </w:rPr>
          <w:t>97</w:t>
        </w:r>
      </w:hyperlink>
      <w:hyperlink r:id="rId478">
        <w:r w:rsidRPr="00924E98">
          <w:rPr>
            <w:rFonts w:ascii="Times New Roman" w:hAnsi="Times New Roman" w:cs="Times New Roman"/>
            <w:sz w:val="24"/>
            <w:szCs w:val="24"/>
          </w:rPr>
          <w:t>(5), 1768–1785. https://doi.org/10.1111/brv.12862</w:t>
        </w:r>
      </w:hyperlink>
    </w:p>
    <w:p w14:paraId="0F22F57C"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79">
        <w:r w:rsidRPr="00924E98">
          <w:rPr>
            <w:rFonts w:ascii="Times New Roman" w:hAnsi="Times New Roman" w:cs="Times New Roman"/>
            <w:sz w:val="24"/>
            <w:szCs w:val="24"/>
          </w:rPr>
          <w:t xml:space="preserve">Weber, B., Bowker, M., Zhang, Y., &amp; Belnap, J. (2016). Natural Recovery of Biological Soil Crusts After Disturbance. In B. Weber, B. Büdel, &amp; J. Belnap (Eds.), </w:t>
        </w:r>
      </w:hyperlink>
      <w:hyperlink r:id="rId480">
        <w:r w:rsidRPr="00924E98">
          <w:rPr>
            <w:rFonts w:ascii="Times New Roman" w:hAnsi="Times New Roman" w:cs="Times New Roman"/>
            <w:i/>
            <w:sz w:val="24"/>
            <w:szCs w:val="24"/>
          </w:rPr>
          <w:t>Biological Soil Crusts: An Organizing Principle in Drylands</w:t>
        </w:r>
      </w:hyperlink>
      <w:hyperlink r:id="rId481">
        <w:r w:rsidRPr="00924E98">
          <w:rPr>
            <w:rFonts w:ascii="Times New Roman" w:hAnsi="Times New Roman" w:cs="Times New Roman"/>
            <w:sz w:val="24"/>
            <w:szCs w:val="24"/>
          </w:rPr>
          <w:t xml:space="preserve"> (pp. 479–498). Springer International Publishing. https://doi.org/10.1007/978-3-319-30214-0_23</w:t>
        </w:r>
      </w:hyperlink>
    </w:p>
    <w:p w14:paraId="4B304FD1"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82">
        <w:r w:rsidRPr="00924E98">
          <w:rPr>
            <w:rFonts w:ascii="Times New Roman" w:hAnsi="Times New Roman" w:cs="Times New Roman"/>
            <w:sz w:val="24"/>
            <w:szCs w:val="24"/>
          </w:rPr>
          <w:t xml:space="preserve">Yang, Q., Cheng, X., Zhang, T., Liu, X., &amp; Wei, X. (2022). Five New Species of the Lichen-Forming Fungal Genus Peltula from China. </w:t>
        </w:r>
      </w:hyperlink>
      <w:hyperlink r:id="rId483">
        <w:r w:rsidRPr="00924E98">
          <w:rPr>
            <w:rFonts w:ascii="Times New Roman" w:hAnsi="Times New Roman" w:cs="Times New Roman"/>
            <w:i/>
            <w:sz w:val="24"/>
            <w:szCs w:val="24"/>
          </w:rPr>
          <w:t>Journal of Fungi</w:t>
        </w:r>
      </w:hyperlink>
      <w:hyperlink r:id="rId484">
        <w:r w:rsidRPr="00924E98">
          <w:rPr>
            <w:rFonts w:ascii="Times New Roman" w:hAnsi="Times New Roman" w:cs="Times New Roman"/>
            <w:sz w:val="24"/>
            <w:szCs w:val="24"/>
          </w:rPr>
          <w:t xml:space="preserve">, </w:t>
        </w:r>
      </w:hyperlink>
      <w:hyperlink r:id="rId485">
        <w:r w:rsidRPr="00924E98">
          <w:rPr>
            <w:rFonts w:ascii="Times New Roman" w:hAnsi="Times New Roman" w:cs="Times New Roman"/>
            <w:i/>
            <w:sz w:val="24"/>
            <w:szCs w:val="24"/>
          </w:rPr>
          <w:t>8</w:t>
        </w:r>
      </w:hyperlink>
      <w:hyperlink r:id="rId486">
        <w:r w:rsidRPr="00924E98">
          <w:rPr>
            <w:rFonts w:ascii="Times New Roman" w:hAnsi="Times New Roman" w:cs="Times New Roman"/>
            <w:sz w:val="24"/>
            <w:szCs w:val="24"/>
          </w:rPr>
          <w:t>(2), 134. https://doi.org/10.3390/jof8020134</w:t>
        </w:r>
      </w:hyperlink>
    </w:p>
    <w:p w14:paraId="1772E07E"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87">
        <w:r w:rsidRPr="00924E98">
          <w:rPr>
            <w:rFonts w:ascii="Times New Roman" w:hAnsi="Times New Roman" w:cs="Times New Roman"/>
            <w:sz w:val="24"/>
            <w:szCs w:val="24"/>
          </w:rPr>
          <w:t xml:space="preserve">Zahedi, S. M., Karimi, M., &amp; Venditti, A. (2021). Plants adapted to arid areas: Specialized metabolites. </w:t>
        </w:r>
      </w:hyperlink>
      <w:hyperlink r:id="rId488">
        <w:r w:rsidRPr="00924E98">
          <w:rPr>
            <w:rFonts w:ascii="Times New Roman" w:hAnsi="Times New Roman" w:cs="Times New Roman"/>
            <w:i/>
            <w:sz w:val="24"/>
            <w:szCs w:val="24"/>
          </w:rPr>
          <w:t>Natural Product Research</w:t>
        </w:r>
      </w:hyperlink>
      <w:hyperlink r:id="rId489">
        <w:r w:rsidRPr="00924E98">
          <w:rPr>
            <w:rFonts w:ascii="Times New Roman" w:hAnsi="Times New Roman" w:cs="Times New Roman"/>
            <w:sz w:val="24"/>
            <w:szCs w:val="24"/>
          </w:rPr>
          <w:t xml:space="preserve">, </w:t>
        </w:r>
      </w:hyperlink>
      <w:hyperlink r:id="rId490">
        <w:r w:rsidRPr="00924E98">
          <w:rPr>
            <w:rFonts w:ascii="Times New Roman" w:hAnsi="Times New Roman" w:cs="Times New Roman"/>
            <w:i/>
            <w:sz w:val="24"/>
            <w:szCs w:val="24"/>
          </w:rPr>
          <w:t>35</w:t>
        </w:r>
      </w:hyperlink>
      <w:hyperlink r:id="rId491">
        <w:r w:rsidRPr="00924E98">
          <w:rPr>
            <w:rFonts w:ascii="Times New Roman" w:hAnsi="Times New Roman" w:cs="Times New Roman"/>
            <w:sz w:val="24"/>
            <w:szCs w:val="24"/>
          </w:rPr>
          <w:t>(19), 3314–3331. https://doi.org/10.1080/14786419.2019.1689500</w:t>
        </w:r>
      </w:hyperlink>
    </w:p>
    <w:p w14:paraId="2D1AF3E7" w14:textId="77777777" w:rsidR="00F3510F" w:rsidRPr="00924E98"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92">
        <w:r w:rsidRPr="00924E98">
          <w:rPr>
            <w:rFonts w:ascii="Times New Roman" w:hAnsi="Times New Roman" w:cs="Times New Roman"/>
            <w:sz w:val="24"/>
            <w:szCs w:val="24"/>
          </w:rPr>
          <w:t xml:space="preserve">Zhang, Y., Tariq, A., Hughes, A. C., Hong, D., Wei, F., Sun, H., Sardans, J., Peñuelas, J., Perry, G., Qiao, J., Kurban, A., Jia, X., Raimondo, D., Pan, B., Yang, W., Zhang, D., Li, W., Ahmed, Z., Beierkuhnlein, C., … Ma, K. (2023). Challenges and solutions to biodiversity conservation in arid lands. </w:t>
        </w:r>
      </w:hyperlink>
      <w:hyperlink r:id="rId493">
        <w:r w:rsidRPr="00924E98">
          <w:rPr>
            <w:rFonts w:ascii="Times New Roman" w:hAnsi="Times New Roman" w:cs="Times New Roman"/>
            <w:i/>
            <w:sz w:val="24"/>
            <w:szCs w:val="24"/>
          </w:rPr>
          <w:t>Science of The Total Environment</w:t>
        </w:r>
      </w:hyperlink>
      <w:hyperlink r:id="rId494">
        <w:r w:rsidRPr="00924E98">
          <w:rPr>
            <w:rFonts w:ascii="Times New Roman" w:hAnsi="Times New Roman" w:cs="Times New Roman"/>
            <w:sz w:val="24"/>
            <w:szCs w:val="24"/>
          </w:rPr>
          <w:t xml:space="preserve">, </w:t>
        </w:r>
      </w:hyperlink>
      <w:hyperlink r:id="rId495">
        <w:r w:rsidRPr="00924E98">
          <w:rPr>
            <w:rFonts w:ascii="Times New Roman" w:hAnsi="Times New Roman" w:cs="Times New Roman"/>
            <w:i/>
            <w:sz w:val="24"/>
            <w:szCs w:val="24"/>
          </w:rPr>
          <w:t>857</w:t>
        </w:r>
      </w:hyperlink>
      <w:hyperlink r:id="rId496">
        <w:r w:rsidRPr="00924E98">
          <w:rPr>
            <w:rFonts w:ascii="Times New Roman" w:hAnsi="Times New Roman" w:cs="Times New Roman"/>
            <w:sz w:val="24"/>
            <w:szCs w:val="24"/>
          </w:rPr>
          <w:t>, 159695. https://doi.org/10.1016/j.scitotenv.2022.159695</w:t>
        </w:r>
      </w:hyperlink>
    </w:p>
    <w:p w14:paraId="20DBEA18" w14:textId="5DEE373C" w:rsidR="00F3510F" w:rsidRPr="00924E98" w:rsidRDefault="00000000" w:rsidP="006A41C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97">
        <w:r w:rsidRPr="00924E98">
          <w:rPr>
            <w:rFonts w:ascii="Times New Roman" w:hAnsi="Times New Roman" w:cs="Times New Roman"/>
            <w:sz w:val="24"/>
            <w:szCs w:val="24"/>
          </w:rPr>
          <w:t xml:space="preserve">Zuo, Y., Li, X., Yang, J., Liu, J., Zhao, L., &amp; He, X. (2021). Fungal Endophytic Community and Diversity Associated with Desert Shrubs Driven by Plant Identity and Organ Differentiation in Extremely Arid Desert Ecosystem. </w:t>
        </w:r>
      </w:hyperlink>
      <w:hyperlink r:id="rId498">
        <w:r w:rsidRPr="00924E98">
          <w:rPr>
            <w:rFonts w:ascii="Times New Roman" w:hAnsi="Times New Roman" w:cs="Times New Roman"/>
            <w:i/>
            <w:sz w:val="24"/>
            <w:szCs w:val="24"/>
          </w:rPr>
          <w:t>Journal of Fungi (Basel, Switzerland)</w:t>
        </w:r>
      </w:hyperlink>
      <w:hyperlink r:id="rId499">
        <w:r w:rsidRPr="00924E98">
          <w:rPr>
            <w:rFonts w:ascii="Times New Roman" w:hAnsi="Times New Roman" w:cs="Times New Roman"/>
            <w:sz w:val="24"/>
            <w:szCs w:val="24"/>
          </w:rPr>
          <w:t xml:space="preserve">, </w:t>
        </w:r>
      </w:hyperlink>
      <w:hyperlink r:id="rId500">
        <w:r w:rsidRPr="00924E98">
          <w:rPr>
            <w:rFonts w:ascii="Times New Roman" w:hAnsi="Times New Roman" w:cs="Times New Roman"/>
            <w:i/>
            <w:sz w:val="24"/>
            <w:szCs w:val="24"/>
          </w:rPr>
          <w:t>7</w:t>
        </w:r>
      </w:hyperlink>
      <w:hyperlink r:id="rId501">
        <w:r w:rsidRPr="00924E98">
          <w:rPr>
            <w:rFonts w:ascii="Times New Roman" w:hAnsi="Times New Roman" w:cs="Times New Roman"/>
            <w:sz w:val="24"/>
            <w:szCs w:val="24"/>
          </w:rPr>
          <w:t>(7), 578. https://doi.org/10.3390/jof7070578</w:t>
        </w:r>
      </w:hyperlink>
    </w:p>
    <w:sectPr w:rsidR="00F3510F" w:rsidRPr="00924E98">
      <w:headerReference w:type="default" r:id="rId50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Marand, Mariam Hosseini - (mhmarand)" w:date="2023-12-13T00:16:00Z" w:initials="MM">
    <w:p w14:paraId="766726C9" w14:textId="77777777" w:rsidR="001904DC" w:rsidRDefault="001904DC" w:rsidP="001904DC">
      <w:pPr>
        <w:pStyle w:val="CommentText"/>
      </w:pPr>
      <w:r>
        <w:rPr>
          <w:rStyle w:val="CommentReference"/>
        </w:rPr>
        <w:annotationRef/>
      </w:r>
      <w:r>
        <w:t>Still not perfect, but I think this looks a little better.</w:t>
      </w:r>
    </w:p>
  </w:comment>
  <w:comment w:id="85" w:author="Marand, Mariam Hosseini - (mhmarand)" w:date="2023-12-13T00:16:00Z" w:initials="MM">
    <w:p w14:paraId="183C87B1" w14:textId="77777777" w:rsidR="001904DC" w:rsidRDefault="001904DC" w:rsidP="001904DC">
      <w:pPr>
        <w:pStyle w:val="CommentText"/>
      </w:pPr>
      <w:r>
        <w:rPr>
          <w:rStyle w:val="CommentReference"/>
        </w:rPr>
        <w:annotationRef/>
      </w:r>
      <w:r>
        <w:t>Cleaned this Figure up so no text was cut off and labels looked nicer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6726C9" w15:done="0"/>
  <w15:commentEx w15:paraId="183C87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419835" w16cex:dateUtc="2023-12-13T07:16:00Z"/>
  <w16cex:commentExtensible w16cex:durableId="2A0EE724" w16cex:dateUtc="2023-12-13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6726C9" w16cid:durableId="47419835"/>
  <w16cid:commentId w16cid:paraId="183C87B1" w16cid:durableId="2A0EE7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85A3D" w14:textId="77777777" w:rsidR="000D5E61" w:rsidRDefault="000D5E61">
      <w:pPr>
        <w:spacing w:line="240" w:lineRule="auto"/>
      </w:pPr>
      <w:r>
        <w:separator/>
      </w:r>
    </w:p>
  </w:endnote>
  <w:endnote w:type="continuationSeparator" w:id="0">
    <w:p w14:paraId="707F7A1D" w14:textId="77777777" w:rsidR="000D5E61" w:rsidRDefault="000D5E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EE7D8" w14:textId="77777777" w:rsidR="000D5E61" w:rsidRDefault="000D5E61">
      <w:pPr>
        <w:spacing w:line="240" w:lineRule="auto"/>
      </w:pPr>
      <w:r>
        <w:separator/>
      </w:r>
    </w:p>
  </w:footnote>
  <w:footnote w:type="continuationSeparator" w:id="0">
    <w:p w14:paraId="7CE70340" w14:textId="77777777" w:rsidR="000D5E61" w:rsidRDefault="000D5E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923209"/>
      <w:docPartObj>
        <w:docPartGallery w:val="Page Numbers (Top of Page)"/>
        <w:docPartUnique/>
      </w:docPartObj>
    </w:sdtPr>
    <w:sdtEndPr>
      <w:rPr>
        <w:noProof/>
      </w:rPr>
    </w:sdtEndPr>
    <w:sdtContent>
      <w:p w14:paraId="5B231D33" w14:textId="1DD06991" w:rsidR="00243606" w:rsidRDefault="002436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AAC482" w14:textId="5F6FB296" w:rsidR="00F3510F" w:rsidRDefault="00F3510F">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and, Mariam Hosseini - (mhmarand)">
    <w15:presenceInfo w15:providerId="AD" w15:userId="S::mhmarand@arizona.edu::8c00b0d9-b0c7-4aba-9c0e-eaee14d233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10F"/>
    <w:rsid w:val="000D5E61"/>
    <w:rsid w:val="000D6D70"/>
    <w:rsid w:val="00182CA2"/>
    <w:rsid w:val="001904DC"/>
    <w:rsid w:val="00243606"/>
    <w:rsid w:val="002C3C1B"/>
    <w:rsid w:val="00323311"/>
    <w:rsid w:val="00333118"/>
    <w:rsid w:val="003B6D8E"/>
    <w:rsid w:val="0041171B"/>
    <w:rsid w:val="004230C0"/>
    <w:rsid w:val="0044079F"/>
    <w:rsid w:val="004431DA"/>
    <w:rsid w:val="00483B2C"/>
    <w:rsid w:val="004D7425"/>
    <w:rsid w:val="00501B93"/>
    <w:rsid w:val="0051658A"/>
    <w:rsid w:val="00523FCB"/>
    <w:rsid w:val="00554786"/>
    <w:rsid w:val="0058348F"/>
    <w:rsid w:val="00647F34"/>
    <w:rsid w:val="006A41C0"/>
    <w:rsid w:val="006A5FF3"/>
    <w:rsid w:val="006B589A"/>
    <w:rsid w:val="006D7F16"/>
    <w:rsid w:val="00744DD3"/>
    <w:rsid w:val="00774B0A"/>
    <w:rsid w:val="007B2E4C"/>
    <w:rsid w:val="00834E75"/>
    <w:rsid w:val="00846C09"/>
    <w:rsid w:val="008765E1"/>
    <w:rsid w:val="008B023E"/>
    <w:rsid w:val="008B56E8"/>
    <w:rsid w:val="008C448D"/>
    <w:rsid w:val="008E731B"/>
    <w:rsid w:val="009218F4"/>
    <w:rsid w:val="00923F36"/>
    <w:rsid w:val="00924E98"/>
    <w:rsid w:val="00962944"/>
    <w:rsid w:val="009D46ED"/>
    <w:rsid w:val="00A808D3"/>
    <w:rsid w:val="00A85FCA"/>
    <w:rsid w:val="00B05888"/>
    <w:rsid w:val="00BA14D7"/>
    <w:rsid w:val="00BD3807"/>
    <w:rsid w:val="00BE50D2"/>
    <w:rsid w:val="00C34120"/>
    <w:rsid w:val="00C550F5"/>
    <w:rsid w:val="00CD0C81"/>
    <w:rsid w:val="00D407DB"/>
    <w:rsid w:val="00DD049B"/>
    <w:rsid w:val="00E217C3"/>
    <w:rsid w:val="00E41D34"/>
    <w:rsid w:val="00F07B2A"/>
    <w:rsid w:val="00F10410"/>
    <w:rsid w:val="00F3510F"/>
    <w:rsid w:val="00F51BF8"/>
    <w:rsid w:val="00FA2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7CBA1"/>
  <w15:docId w15:val="{06DBE456-5B5B-4A17-A1B9-C0EBCCCD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94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43606"/>
    <w:pPr>
      <w:tabs>
        <w:tab w:val="center" w:pos="4680"/>
        <w:tab w:val="right" w:pos="9360"/>
      </w:tabs>
      <w:spacing w:line="240" w:lineRule="auto"/>
    </w:pPr>
  </w:style>
  <w:style w:type="character" w:customStyle="1" w:styleId="HeaderChar">
    <w:name w:val="Header Char"/>
    <w:basedOn w:val="DefaultParagraphFont"/>
    <w:link w:val="Header"/>
    <w:uiPriority w:val="99"/>
    <w:rsid w:val="00243606"/>
  </w:style>
  <w:style w:type="paragraph" w:styleId="Footer">
    <w:name w:val="footer"/>
    <w:basedOn w:val="Normal"/>
    <w:link w:val="FooterChar"/>
    <w:uiPriority w:val="99"/>
    <w:unhideWhenUsed/>
    <w:rsid w:val="00243606"/>
    <w:pPr>
      <w:tabs>
        <w:tab w:val="center" w:pos="4680"/>
        <w:tab w:val="right" w:pos="9360"/>
      </w:tabs>
      <w:spacing w:line="240" w:lineRule="auto"/>
    </w:pPr>
  </w:style>
  <w:style w:type="character" w:customStyle="1" w:styleId="FooterChar">
    <w:name w:val="Footer Char"/>
    <w:basedOn w:val="DefaultParagraphFont"/>
    <w:link w:val="Footer"/>
    <w:uiPriority w:val="99"/>
    <w:rsid w:val="00243606"/>
  </w:style>
  <w:style w:type="character" w:styleId="Hyperlink">
    <w:name w:val="Hyperlink"/>
    <w:basedOn w:val="DefaultParagraphFont"/>
    <w:uiPriority w:val="99"/>
    <w:unhideWhenUsed/>
    <w:rsid w:val="00962944"/>
    <w:rPr>
      <w:color w:val="0000FF" w:themeColor="hyperlink"/>
      <w:u w:val="single"/>
    </w:rPr>
  </w:style>
  <w:style w:type="character" w:styleId="UnresolvedMention">
    <w:name w:val="Unresolved Mention"/>
    <w:basedOn w:val="DefaultParagraphFont"/>
    <w:uiPriority w:val="99"/>
    <w:semiHidden/>
    <w:unhideWhenUsed/>
    <w:rsid w:val="00962944"/>
    <w:rPr>
      <w:color w:val="605E5C"/>
      <w:shd w:val="clear" w:color="auto" w:fill="E1DFDD"/>
    </w:rPr>
  </w:style>
  <w:style w:type="paragraph" w:styleId="Revision">
    <w:name w:val="Revision"/>
    <w:hidden/>
    <w:uiPriority w:val="99"/>
    <w:semiHidden/>
    <w:rsid w:val="004D7425"/>
    <w:pPr>
      <w:spacing w:line="240" w:lineRule="auto"/>
    </w:pPr>
  </w:style>
  <w:style w:type="character" w:styleId="CommentReference">
    <w:name w:val="annotation reference"/>
    <w:basedOn w:val="DefaultParagraphFont"/>
    <w:uiPriority w:val="99"/>
    <w:semiHidden/>
    <w:unhideWhenUsed/>
    <w:rsid w:val="001904DC"/>
    <w:rPr>
      <w:sz w:val="16"/>
      <w:szCs w:val="16"/>
    </w:rPr>
  </w:style>
  <w:style w:type="paragraph" w:styleId="CommentText">
    <w:name w:val="annotation text"/>
    <w:basedOn w:val="Normal"/>
    <w:link w:val="CommentTextChar"/>
    <w:uiPriority w:val="99"/>
    <w:unhideWhenUsed/>
    <w:rsid w:val="001904DC"/>
    <w:pPr>
      <w:spacing w:line="240" w:lineRule="auto"/>
    </w:pPr>
    <w:rPr>
      <w:sz w:val="20"/>
      <w:szCs w:val="20"/>
    </w:rPr>
  </w:style>
  <w:style w:type="character" w:customStyle="1" w:styleId="CommentTextChar">
    <w:name w:val="Comment Text Char"/>
    <w:basedOn w:val="DefaultParagraphFont"/>
    <w:link w:val="CommentText"/>
    <w:uiPriority w:val="99"/>
    <w:rsid w:val="001904DC"/>
    <w:rPr>
      <w:sz w:val="20"/>
      <w:szCs w:val="20"/>
    </w:rPr>
  </w:style>
  <w:style w:type="paragraph" w:styleId="CommentSubject">
    <w:name w:val="annotation subject"/>
    <w:basedOn w:val="CommentText"/>
    <w:next w:val="CommentText"/>
    <w:link w:val="CommentSubjectChar"/>
    <w:uiPriority w:val="99"/>
    <w:semiHidden/>
    <w:unhideWhenUsed/>
    <w:rsid w:val="001904DC"/>
    <w:rPr>
      <w:b/>
      <w:bCs/>
    </w:rPr>
  </w:style>
  <w:style w:type="character" w:customStyle="1" w:styleId="CommentSubjectChar">
    <w:name w:val="Comment Subject Char"/>
    <w:basedOn w:val="CommentTextChar"/>
    <w:link w:val="CommentSubject"/>
    <w:uiPriority w:val="99"/>
    <w:semiHidden/>
    <w:rsid w:val="001904D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QLXL4r" TargetMode="External"/><Relationship Id="rId299" Type="http://schemas.openxmlformats.org/officeDocument/2006/relationships/hyperlink" Target="https://www.zotero.org/google-docs/?T5S5xP" TargetMode="External"/><Relationship Id="rId21" Type="http://schemas.openxmlformats.org/officeDocument/2006/relationships/hyperlink" Target="https://www.zotero.org/google-docs/?yKEWwG" TargetMode="External"/><Relationship Id="rId63" Type="http://schemas.openxmlformats.org/officeDocument/2006/relationships/hyperlink" Target="https://www.zotero.org/google-docs/?QCShWR" TargetMode="External"/><Relationship Id="rId159" Type="http://schemas.openxmlformats.org/officeDocument/2006/relationships/hyperlink" Target="https://www.zotero.org/google-docs/?DDZ2us" TargetMode="External"/><Relationship Id="rId324" Type="http://schemas.openxmlformats.org/officeDocument/2006/relationships/hyperlink" Target="https://www.zotero.org/google-docs/?pVlk6E" TargetMode="External"/><Relationship Id="rId366" Type="http://schemas.openxmlformats.org/officeDocument/2006/relationships/hyperlink" Target="https://www.zotero.org/google-docs/?AeSnMl" TargetMode="External"/><Relationship Id="rId170" Type="http://schemas.openxmlformats.org/officeDocument/2006/relationships/hyperlink" Target="https://www.zotero.org/google-docs/?J8FVk8" TargetMode="External"/><Relationship Id="rId226" Type="http://schemas.openxmlformats.org/officeDocument/2006/relationships/hyperlink" Target="https://www.zotero.org/google-docs/?jd3UUs" TargetMode="External"/><Relationship Id="rId433" Type="http://schemas.openxmlformats.org/officeDocument/2006/relationships/hyperlink" Target="https://www.zotero.org/google-docs/?vhSW9u" TargetMode="External"/><Relationship Id="rId268" Type="http://schemas.openxmlformats.org/officeDocument/2006/relationships/hyperlink" Target="https://www.zotero.org/google-docs/?EuVOdB" TargetMode="External"/><Relationship Id="rId475" Type="http://schemas.openxmlformats.org/officeDocument/2006/relationships/hyperlink" Target="https://www.zotero.org/google-docs/?vkpS7V" TargetMode="External"/><Relationship Id="rId32" Type="http://schemas.openxmlformats.org/officeDocument/2006/relationships/hyperlink" Target="https://www.zotero.org/google-docs/?W5PNFL" TargetMode="External"/><Relationship Id="rId74" Type="http://schemas.openxmlformats.org/officeDocument/2006/relationships/hyperlink" Target="https://www.zotero.org/google-docs/?nFN7Pq" TargetMode="External"/><Relationship Id="rId128" Type="http://schemas.microsoft.com/office/2018/08/relationships/commentsExtensible" Target="commentsExtensible.xml"/><Relationship Id="rId335" Type="http://schemas.openxmlformats.org/officeDocument/2006/relationships/hyperlink" Target="https://www.zotero.org/google-docs/?r7EC6L" TargetMode="External"/><Relationship Id="rId377" Type="http://schemas.openxmlformats.org/officeDocument/2006/relationships/hyperlink" Target="https://www.zotero.org/google-docs/?hUpbeZ" TargetMode="External"/><Relationship Id="rId500" Type="http://schemas.openxmlformats.org/officeDocument/2006/relationships/hyperlink" Target="https://www.zotero.org/google-docs/?J76KQg" TargetMode="External"/><Relationship Id="rId5" Type="http://schemas.openxmlformats.org/officeDocument/2006/relationships/endnotes" Target="endnotes.xml"/><Relationship Id="rId181" Type="http://schemas.openxmlformats.org/officeDocument/2006/relationships/hyperlink" Target="https://www.zotero.org/google-docs/?Go2OVQ" TargetMode="External"/><Relationship Id="rId237" Type="http://schemas.openxmlformats.org/officeDocument/2006/relationships/hyperlink" Target="https://www.zotero.org/google-docs/?dQGCag" TargetMode="External"/><Relationship Id="rId402" Type="http://schemas.openxmlformats.org/officeDocument/2006/relationships/hyperlink" Target="https://www.zotero.org/google-docs/?U06LLO" TargetMode="External"/><Relationship Id="rId279" Type="http://schemas.openxmlformats.org/officeDocument/2006/relationships/hyperlink" Target="https://www.zotero.org/google-docs/?uYBpDB" TargetMode="External"/><Relationship Id="rId444" Type="http://schemas.openxmlformats.org/officeDocument/2006/relationships/hyperlink" Target="https://www.zotero.org/google-docs/?lHgfjB" TargetMode="External"/><Relationship Id="rId486" Type="http://schemas.openxmlformats.org/officeDocument/2006/relationships/hyperlink" Target="https://www.zotero.org/google-docs/?No5qjj" TargetMode="External"/><Relationship Id="rId43" Type="http://schemas.openxmlformats.org/officeDocument/2006/relationships/hyperlink" Target="https://www.zotero.org/google-docs/?JOeCM8" TargetMode="External"/><Relationship Id="rId139" Type="http://schemas.openxmlformats.org/officeDocument/2006/relationships/hyperlink" Target="https://www.zotero.org/google-docs/?230WOB" TargetMode="External"/><Relationship Id="rId290" Type="http://schemas.openxmlformats.org/officeDocument/2006/relationships/hyperlink" Target="https://www.zotero.org/google-docs/?CjcqA1" TargetMode="External"/><Relationship Id="rId304" Type="http://schemas.openxmlformats.org/officeDocument/2006/relationships/hyperlink" Target="https://www.zotero.org/google-docs/?1w8akH" TargetMode="External"/><Relationship Id="rId346" Type="http://schemas.openxmlformats.org/officeDocument/2006/relationships/hyperlink" Target="https://www.zotero.org/google-docs/?PHmcwf" TargetMode="External"/><Relationship Id="rId388" Type="http://schemas.openxmlformats.org/officeDocument/2006/relationships/hyperlink" Target="https://www.zotero.org/google-docs/?lElqBh" TargetMode="External"/><Relationship Id="rId85" Type="http://schemas.openxmlformats.org/officeDocument/2006/relationships/image" Target="media/image8.png"/><Relationship Id="rId150" Type="http://schemas.openxmlformats.org/officeDocument/2006/relationships/hyperlink" Target="https://www.zotero.org/google-docs/?CDdLrf" TargetMode="External"/><Relationship Id="rId192" Type="http://schemas.openxmlformats.org/officeDocument/2006/relationships/hyperlink" Target="https://doi.org/10.1128/MRA.00328-19" TargetMode="External"/><Relationship Id="rId206" Type="http://schemas.openxmlformats.org/officeDocument/2006/relationships/hyperlink" Target="https://www.zotero.org/google-docs/?SsKU9Z" TargetMode="External"/><Relationship Id="rId413" Type="http://schemas.openxmlformats.org/officeDocument/2006/relationships/hyperlink" Target="https://www.zotero.org/google-docs/?7UTkXf" TargetMode="External"/><Relationship Id="rId248" Type="http://schemas.openxmlformats.org/officeDocument/2006/relationships/hyperlink" Target="https://www.zotero.org/google-docs/?xtBgE4" TargetMode="External"/><Relationship Id="rId455" Type="http://schemas.openxmlformats.org/officeDocument/2006/relationships/hyperlink" Target="https://www.zotero.org/google-docs/?kE6ffh" TargetMode="External"/><Relationship Id="rId497" Type="http://schemas.openxmlformats.org/officeDocument/2006/relationships/hyperlink" Target="https://www.zotero.org/google-docs/?J76KQg" TargetMode="External"/><Relationship Id="rId12" Type="http://schemas.openxmlformats.org/officeDocument/2006/relationships/hyperlink" Target="https://www.zotero.org/google-docs/?V79xLz" TargetMode="External"/><Relationship Id="rId108" Type="http://schemas.openxmlformats.org/officeDocument/2006/relationships/hyperlink" Target="https://www.zotero.org/google-docs/?T8wx7V" TargetMode="External"/><Relationship Id="rId315" Type="http://schemas.openxmlformats.org/officeDocument/2006/relationships/hyperlink" Target="https://www.zotero.org/google-docs/?vCha1r" TargetMode="External"/><Relationship Id="rId357" Type="http://schemas.openxmlformats.org/officeDocument/2006/relationships/hyperlink" Target="https://www.zotero.org/google-docs/?q89jtH" TargetMode="External"/><Relationship Id="rId54" Type="http://schemas.openxmlformats.org/officeDocument/2006/relationships/hyperlink" Target="https://www.zotero.org/google-docs/?Uk2T0q" TargetMode="External"/><Relationship Id="rId96" Type="http://schemas.openxmlformats.org/officeDocument/2006/relationships/hyperlink" Target="https://www.zotero.org/google-docs/?Vhhpr4" TargetMode="External"/><Relationship Id="rId161" Type="http://schemas.openxmlformats.org/officeDocument/2006/relationships/hyperlink" Target="https://www.zotero.org/google-docs/?DDZ2us" TargetMode="External"/><Relationship Id="rId217" Type="http://schemas.openxmlformats.org/officeDocument/2006/relationships/hyperlink" Target="https://www.zotero.org/google-docs/?GUmw9b" TargetMode="External"/><Relationship Id="rId399" Type="http://schemas.openxmlformats.org/officeDocument/2006/relationships/hyperlink" Target="https://www.zotero.org/google-docs/?U06LLO" TargetMode="External"/><Relationship Id="rId259" Type="http://schemas.openxmlformats.org/officeDocument/2006/relationships/hyperlink" Target="https://www.zotero.org/google-docs/?0oL8Vt" TargetMode="External"/><Relationship Id="rId424" Type="http://schemas.openxmlformats.org/officeDocument/2006/relationships/hyperlink" Target="https://www.zotero.org/google-docs/?BMyEeb" TargetMode="External"/><Relationship Id="rId466" Type="http://schemas.openxmlformats.org/officeDocument/2006/relationships/hyperlink" Target="https://www.zotero.org/google-docs/?Nf8vdK" TargetMode="External"/><Relationship Id="rId23" Type="http://schemas.openxmlformats.org/officeDocument/2006/relationships/hyperlink" Target="https://www.zotero.org/google-docs/?AAcWh1" TargetMode="External"/><Relationship Id="rId119" Type="http://schemas.openxmlformats.org/officeDocument/2006/relationships/hyperlink" Target="https://www.zotero.org/google-docs/?BTArMJ" TargetMode="External"/><Relationship Id="rId270" Type="http://schemas.openxmlformats.org/officeDocument/2006/relationships/hyperlink" Target="https://www.zotero.org/google-docs/?EuVOdB" TargetMode="External"/><Relationship Id="rId326" Type="http://schemas.openxmlformats.org/officeDocument/2006/relationships/hyperlink" Target="https://www.zotero.org/google-docs/?pVlk6E" TargetMode="External"/><Relationship Id="rId65" Type="http://schemas.openxmlformats.org/officeDocument/2006/relationships/hyperlink" Target="https://www.zotero.org/google-docs/?QSCIks" TargetMode="External"/><Relationship Id="rId130" Type="http://schemas.openxmlformats.org/officeDocument/2006/relationships/image" Target="media/image12.png"/><Relationship Id="rId368" Type="http://schemas.openxmlformats.org/officeDocument/2006/relationships/hyperlink" Target="https://www.zotero.org/google-docs/?AeSnMl" TargetMode="External"/><Relationship Id="rId172" Type="http://schemas.openxmlformats.org/officeDocument/2006/relationships/hyperlink" Target="https://www.zotero.org/google-docs/?J8FVk8" TargetMode="External"/><Relationship Id="rId228" Type="http://schemas.openxmlformats.org/officeDocument/2006/relationships/hyperlink" Target="https://www.zotero.org/google-docs/?ih2rFY" TargetMode="External"/><Relationship Id="rId435" Type="http://schemas.openxmlformats.org/officeDocument/2006/relationships/hyperlink" Target="https://www.zotero.org/google-docs/?vhSW9u" TargetMode="External"/><Relationship Id="rId477" Type="http://schemas.openxmlformats.org/officeDocument/2006/relationships/hyperlink" Target="https://www.zotero.org/google-docs/?vkpS7V" TargetMode="External"/><Relationship Id="rId281" Type="http://schemas.openxmlformats.org/officeDocument/2006/relationships/hyperlink" Target="https://www.zotero.org/google-docs/?uYBpDB" TargetMode="External"/><Relationship Id="rId337" Type="http://schemas.openxmlformats.org/officeDocument/2006/relationships/hyperlink" Target="https://www.zotero.org/google-docs/?r7EC6L" TargetMode="External"/><Relationship Id="rId502" Type="http://schemas.openxmlformats.org/officeDocument/2006/relationships/header" Target="header1.xml"/><Relationship Id="rId34" Type="http://schemas.openxmlformats.org/officeDocument/2006/relationships/hyperlink" Target="https://www.zotero.org/google-docs/?kDGzZp" TargetMode="External"/><Relationship Id="rId76" Type="http://schemas.openxmlformats.org/officeDocument/2006/relationships/hyperlink" Target="https://www.zotero.org/google-docs/?YIPgLf" TargetMode="External"/><Relationship Id="rId141" Type="http://schemas.openxmlformats.org/officeDocument/2006/relationships/hyperlink" Target="https://www.zotero.org/google-docs/?230WOB" TargetMode="External"/><Relationship Id="rId379" Type="http://schemas.openxmlformats.org/officeDocument/2006/relationships/hyperlink" Target="https://www.zotero.org/google-docs/?JQh2f6" TargetMode="External"/><Relationship Id="rId7" Type="http://schemas.openxmlformats.org/officeDocument/2006/relationships/hyperlink" Target="https://www.zotero.org/google-docs/?7V2ISs" TargetMode="External"/><Relationship Id="rId183" Type="http://schemas.openxmlformats.org/officeDocument/2006/relationships/hyperlink" Target="https://www.zotero.org/google-docs/?Go2OVQ" TargetMode="External"/><Relationship Id="rId239" Type="http://schemas.openxmlformats.org/officeDocument/2006/relationships/hyperlink" Target="https://www.zotero.org/google-docs/?mm5FHm" TargetMode="External"/><Relationship Id="rId390" Type="http://schemas.openxmlformats.org/officeDocument/2006/relationships/hyperlink" Target="https://www.zotero.org/google-docs/?Qdo7FA" TargetMode="External"/><Relationship Id="rId404" Type="http://schemas.openxmlformats.org/officeDocument/2006/relationships/hyperlink" Target="https://www.zotero.org/google-docs/?sZSpeZ" TargetMode="External"/><Relationship Id="rId446" Type="http://schemas.openxmlformats.org/officeDocument/2006/relationships/hyperlink" Target="https://www.zotero.org/google-docs/?lHgfjB" TargetMode="External"/><Relationship Id="rId250" Type="http://schemas.openxmlformats.org/officeDocument/2006/relationships/hyperlink" Target="https://www.zotero.org/google-docs/?xtBgE4" TargetMode="External"/><Relationship Id="rId292" Type="http://schemas.openxmlformats.org/officeDocument/2006/relationships/hyperlink" Target="https://www.zotero.org/google-docs/?CjcqA1" TargetMode="External"/><Relationship Id="rId306" Type="http://schemas.openxmlformats.org/officeDocument/2006/relationships/hyperlink" Target="https://www.zotero.org/google-docs/?1w8akH" TargetMode="External"/><Relationship Id="rId488" Type="http://schemas.openxmlformats.org/officeDocument/2006/relationships/hyperlink" Target="https://www.zotero.org/google-docs/?NDmENR" TargetMode="External"/><Relationship Id="rId45" Type="http://schemas.openxmlformats.org/officeDocument/2006/relationships/hyperlink" Target="https://www.zotero.org/google-docs/?YbmVbS" TargetMode="External"/><Relationship Id="rId87" Type="http://schemas.openxmlformats.org/officeDocument/2006/relationships/hyperlink" Target="https://www.zotero.org/google-docs/?neGWdH" TargetMode="External"/><Relationship Id="rId110" Type="http://schemas.openxmlformats.org/officeDocument/2006/relationships/hyperlink" Target="https://www.zotero.org/google-docs/?broken=vzh9vP" TargetMode="External"/><Relationship Id="rId348" Type="http://schemas.openxmlformats.org/officeDocument/2006/relationships/hyperlink" Target="https://www.zotero.org/google-docs/?PHmcwf" TargetMode="External"/><Relationship Id="rId152" Type="http://schemas.openxmlformats.org/officeDocument/2006/relationships/hyperlink" Target="https://www.zotero.org/google-docs/?CDdLrf" TargetMode="External"/><Relationship Id="rId194" Type="http://schemas.openxmlformats.org/officeDocument/2006/relationships/hyperlink" Target="https://www.zotero.org/google-docs/?XnRIF6" TargetMode="External"/><Relationship Id="rId208" Type="http://schemas.openxmlformats.org/officeDocument/2006/relationships/hyperlink" Target="https://www.zotero.org/google-docs/?LRGHMM" TargetMode="External"/><Relationship Id="rId415" Type="http://schemas.openxmlformats.org/officeDocument/2006/relationships/hyperlink" Target="https://www.zotero.org/google-docs/?7UTkXf" TargetMode="External"/><Relationship Id="rId457" Type="http://schemas.openxmlformats.org/officeDocument/2006/relationships/hyperlink" Target="https://www.zotero.org/google-docs/?kE6ffh" TargetMode="External"/><Relationship Id="rId261" Type="http://schemas.openxmlformats.org/officeDocument/2006/relationships/hyperlink" Target="https://www.zotero.org/google-docs/?0oL8Vt" TargetMode="External"/><Relationship Id="rId499" Type="http://schemas.openxmlformats.org/officeDocument/2006/relationships/hyperlink" Target="https://www.zotero.org/google-docs/?J76KQg" TargetMode="External"/><Relationship Id="rId14" Type="http://schemas.openxmlformats.org/officeDocument/2006/relationships/hyperlink" Target="https://www.zotero.org/google-docs/?H4JIta" TargetMode="External"/><Relationship Id="rId56" Type="http://schemas.openxmlformats.org/officeDocument/2006/relationships/hyperlink" Target="https://www.zotero.org/google-docs/?QprYWY" TargetMode="External"/><Relationship Id="rId317" Type="http://schemas.openxmlformats.org/officeDocument/2006/relationships/hyperlink" Target="https://www.zotero.org/google-docs/?vCha1r" TargetMode="External"/><Relationship Id="rId359" Type="http://schemas.openxmlformats.org/officeDocument/2006/relationships/hyperlink" Target="https://www.zotero.org/google-docs/?q89jtH" TargetMode="External"/><Relationship Id="rId98" Type="http://schemas.openxmlformats.org/officeDocument/2006/relationships/hyperlink" Target="https://www.zotero.org/google-docs/?broken=uMCNJ1" TargetMode="External"/><Relationship Id="rId121" Type="http://schemas.openxmlformats.org/officeDocument/2006/relationships/hyperlink" Target="https://www.zotero.org/google-docs/?broken=YsRL80" TargetMode="External"/><Relationship Id="rId163" Type="http://schemas.openxmlformats.org/officeDocument/2006/relationships/hyperlink" Target="https://www.zotero.org/google-docs/?OQC5nM" TargetMode="External"/><Relationship Id="rId219" Type="http://schemas.openxmlformats.org/officeDocument/2006/relationships/hyperlink" Target="https://www.zotero.org/google-docs/?DNW5no" TargetMode="External"/><Relationship Id="rId370" Type="http://schemas.openxmlformats.org/officeDocument/2006/relationships/hyperlink" Target="https://www.zotero.org/google-docs/?AeSnMl" TargetMode="External"/><Relationship Id="rId426" Type="http://schemas.openxmlformats.org/officeDocument/2006/relationships/hyperlink" Target="https://doi.org/10.1007/978-3-642-56475-8_2" TargetMode="External"/><Relationship Id="rId230" Type="http://schemas.openxmlformats.org/officeDocument/2006/relationships/hyperlink" Target="https://www.zotero.org/google-docs/?ih2rFY" TargetMode="External"/><Relationship Id="rId468" Type="http://schemas.openxmlformats.org/officeDocument/2006/relationships/hyperlink" Target="https://www.zotero.org/google-docs/?Nf8vdK" TargetMode="External"/><Relationship Id="rId25" Type="http://schemas.openxmlformats.org/officeDocument/2006/relationships/hyperlink" Target="https://www.zotero.org/google-docs/?AAcWh1" TargetMode="External"/><Relationship Id="rId67" Type="http://schemas.openxmlformats.org/officeDocument/2006/relationships/hyperlink" Target="https://www.zotero.org/google-docs/?2hoFtj" TargetMode="External"/><Relationship Id="rId272" Type="http://schemas.openxmlformats.org/officeDocument/2006/relationships/hyperlink" Target="https://www.zotero.org/google-docs/?EuVOdB" TargetMode="External"/><Relationship Id="rId328" Type="http://schemas.openxmlformats.org/officeDocument/2006/relationships/hyperlink" Target="https://www.zotero.org/google-docs/?FgQZsQ" TargetMode="External"/><Relationship Id="rId132" Type="http://schemas.openxmlformats.org/officeDocument/2006/relationships/image" Target="media/image14.png"/><Relationship Id="rId174" Type="http://schemas.openxmlformats.org/officeDocument/2006/relationships/hyperlink" Target="https://www.zotero.org/google-docs/?o59mdi" TargetMode="External"/><Relationship Id="rId381" Type="http://schemas.openxmlformats.org/officeDocument/2006/relationships/hyperlink" Target="https://www.zotero.org/google-docs/?JQh2f6" TargetMode="External"/><Relationship Id="rId241" Type="http://schemas.openxmlformats.org/officeDocument/2006/relationships/hyperlink" Target="https://www.zotero.org/google-docs/?mm5FHm" TargetMode="External"/><Relationship Id="rId437" Type="http://schemas.openxmlformats.org/officeDocument/2006/relationships/hyperlink" Target="https://www.zotero.org/google-docs/?vhSW9u" TargetMode="External"/><Relationship Id="rId479" Type="http://schemas.openxmlformats.org/officeDocument/2006/relationships/hyperlink" Target="https://www.zotero.org/google-docs/?YkDLY4" TargetMode="External"/><Relationship Id="rId36" Type="http://schemas.openxmlformats.org/officeDocument/2006/relationships/hyperlink" Target="https://www.zotero.org/google-docs/?kDGzZp" TargetMode="External"/><Relationship Id="rId283" Type="http://schemas.openxmlformats.org/officeDocument/2006/relationships/hyperlink" Target="https://www.zotero.org/google-docs/?q9EYro" TargetMode="External"/><Relationship Id="rId339" Type="http://schemas.openxmlformats.org/officeDocument/2006/relationships/hyperlink" Target="https://doi.org/10.3389/fevo.2022.840324" TargetMode="External"/><Relationship Id="rId490" Type="http://schemas.openxmlformats.org/officeDocument/2006/relationships/hyperlink" Target="https://www.zotero.org/google-docs/?NDmENR" TargetMode="External"/><Relationship Id="rId504" Type="http://schemas.microsoft.com/office/2011/relationships/people" Target="people.xml"/><Relationship Id="rId78" Type="http://schemas.openxmlformats.org/officeDocument/2006/relationships/hyperlink" Target="https://www.zotero.org/google-docs/?yoPHDo" TargetMode="External"/><Relationship Id="rId101" Type="http://schemas.openxmlformats.org/officeDocument/2006/relationships/hyperlink" Target="https://www.zotero.org/google-docs/?CfaCnK" TargetMode="External"/><Relationship Id="rId143" Type="http://schemas.openxmlformats.org/officeDocument/2006/relationships/hyperlink" Target="https://www.zotero.org/google-docs/?rP3j2N" TargetMode="External"/><Relationship Id="rId185" Type="http://schemas.openxmlformats.org/officeDocument/2006/relationships/hyperlink" Target="https://www.zotero.org/google-docs/?Go2OVQ" TargetMode="External"/><Relationship Id="rId350" Type="http://schemas.openxmlformats.org/officeDocument/2006/relationships/hyperlink" Target="https://www.zotero.org/google-docs/?eyVMjD" TargetMode="External"/><Relationship Id="rId406" Type="http://schemas.openxmlformats.org/officeDocument/2006/relationships/hyperlink" Target="https://www.zotero.org/google-docs/?sZSpeZ" TargetMode="External"/><Relationship Id="rId9" Type="http://schemas.openxmlformats.org/officeDocument/2006/relationships/hyperlink" Target="https://www.zotero.org/google-docs/?ZiXrAY" TargetMode="External"/><Relationship Id="rId210" Type="http://schemas.openxmlformats.org/officeDocument/2006/relationships/hyperlink" Target="https://www.zotero.org/google-docs/?LRGHMM" TargetMode="External"/><Relationship Id="rId392" Type="http://schemas.openxmlformats.org/officeDocument/2006/relationships/hyperlink" Target="https://www.zotero.org/google-docs/?Qdo7FA" TargetMode="External"/><Relationship Id="rId448" Type="http://schemas.openxmlformats.org/officeDocument/2006/relationships/hyperlink" Target="https://www.zotero.org/google-docs/?lHgfjB" TargetMode="External"/><Relationship Id="rId252" Type="http://schemas.openxmlformats.org/officeDocument/2006/relationships/hyperlink" Target="https://www.zotero.org/google-docs/?xtBgE4" TargetMode="External"/><Relationship Id="rId294" Type="http://schemas.openxmlformats.org/officeDocument/2006/relationships/hyperlink" Target="https://www.zotero.org/google-docs/?QnhXmL" TargetMode="External"/><Relationship Id="rId308" Type="http://schemas.openxmlformats.org/officeDocument/2006/relationships/hyperlink" Target="https://www.zotero.org/google-docs/?sSygt1" TargetMode="External"/><Relationship Id="rId47" Type="http://schemas.openxmlformats.org/officeDocument/2006/relationships/hyperlink" Target="https://www.zotero.org/google-docs/?of9eGw" TargetMode="External"/><Relationship Id="rId89" Type="http://schemas.openxmlformats.org/officeDocument/2006/relationships/hyperlink" Target="https://www.zotero.org/google-docs/?wGCaXm" TargetMode="External"/><Relationship Id="rId112" Type="http://schemas.openxmlformats.org/officeDocument/2006/relationships/hyperlink" Target="https://www.zotero.org/google-docs/?BXuBIW" TargetMode="External"/><Relationship Id="rId154" Type="http://schemas.openxmlformats.org/officeDocument/2006/relationships/hyperlink" Target="https://www.zotero.org/google-docs/?h7BI0j" TargetMode="External"/><Relationship Id="rId361" Type="http://schemas.openxmlformats.org/officeDocument/2006/relationships/hyperlink" Target="https://www.zotero.org/google-docs/?hr1emm" TargetMode="External"/><Relationship Id="rId196" Type="http://schemas.openxmlformats.org/officeDocument/2006/relationships/hyperlink" Target="https://www.zotero.org/google-docs/?XnRIF6" TargetMode="External"/><Relationship Id="rId417" Type="http://schemas.openxmlformats.org/officeDocument/2006/relationships/hyperlink" Target="https://www.zotero.org/google-docs/?bk1Nxh" TargetMode="External"/><Relationship Id="rId459" Type="http://schemas.openxmlformats.org/officeDocument/2006/relationships/hyperlink" Target="https://www.zotero.org/google-docs/?8EnSNY" TargetMode="External"/><Relationship Id="rId16" Type="http://schemas.openxmlformats.org/officeDocument/2006/relationships/hyperlink" Target="https://www.zotero.org/google-docs/?broken=hH5IgT" TargetMode="External"/><Relationship Id="rId221" Type="http://schemas.openxmlformats.org/officeDocument/2006/relationships/hyperlink" Target="https://www.zotero.org/google-docs/?DNW5no" TargetMode="External"/><Relationship Id="rId263" Type="http://schemas.openxmlformats.org/officeDocument/2006/relationships/hyperlink" Target="https://www.zotero.org/google-docs/?8KFlTw" TargetMode="External"/><Relationship Id="rId319" Type="http://schemas.openxmlformats.org/officeDocument/2006/relationships/hyperlink" Target="https://www.zotero.org/google-docs/?bBjrOa" TargetMode="External"/><Relationship Id="rId470" Type="http://schemas.openxmlformats.org/officeDocument/2006/relationships/hyperlink" Target="https://www.zotero.org/google-docs/?D0ImNa" TargetMode="External"/><Relationship Id="rId58" Type="http://schemas.openxmlformats.org/officeDocument/2006/relationships/hyperlink" Target="https://www.zotero.org/google-docs/?uOe1Rg" TargetMode="External"/><Relationship Id="rId123" Type="http://schemas.openxmlformats.org/officeDocument/2006/relationships/image" Target="media/image9.png"/><Relationship Id="rId330" Type="http://schemas.openxmlformats.org/officeDocument/2006/relationships/hyperlink" Target="https://www.zotero.org/google-docs/?FgQZsQ" TargetMode="External"/><Relationship Id="rId165" Type="http://schemas.openxmlformats.org/officeDocument/2006/relationships/hyperlink" Target="https://www.zotero.org/google-docs/?OQC5nM" TargetMode="External"/><Relationship Id="rId372" Type="http://schemas.openxmlformats.org/officeDocument/2006/relationships/hyperlink" Target="https://www.zotero.org/google-docs/?lYHDEZ" TargetMode="External"/><Relationship Id="rId428" Type="http://schemas.openxmlformats.org/officeDocument/2006/relationships/hyperlink" Target="https://www.zotero.org/google-docs/?HLPqv9" TargetMode="External"/><Relationship Id="rId232" Type="http://schemas.openxmlformats.org/officeDocument/2006/relationships/hyperlink" Target="https://www.zotero.org/google-docs/?ih2rFY" TargetMode="External"/><Relationship Id="rId274" Type="http://schemas.openxmlformats.org/officeDocument/2006/relationships/hyperlink" Target="http://dx.doi.org/10.1002/9781118765982.app4" TargetMode="External"/><Relationship Id="rId481" Type="http://schemas.openxmlformats.org/officeDocument/2006/relationships/hyperlink" Target="https://www.zotero.org/google-docs/?YkDLY4" TargetMode="External"/><Relationship Id="rId27" Type="http://schemas.openxmlformats.org/officeDocument/2006/relationships/hyperlink" Target="https://www.zotero.org/google-docs/?jD2Bv8" TargetMode="External"/><Relationship Id="rId69" Type="http://schemas.openxmlformats.org/officeDocument/2006/relationships/hyperlink" Target="https://www.zotero.org/google-docs/?sqj7Ba" TargetMode="External"/><Relationship Id="rId134" Type="http://schemas.openxmlformats.org/officeDocument/2006/relationships/hyperlink" Target="https://www.zotero.org/google-docs/?Jaiazr" TargetMode="External"/><Relationship Id="rId80" Type="http://schemas.openxmlformats.org/officeDocument/2006/relationships/image" Target="media/image3.png"/><Relationship Id="rId176" Type="http://schemas.openxmlformats.org/officeDocument/2006/relationships/hyperlink" Target="https://www.zotero.org/google-docs/?o59mdi" TargetMode="External"/><Relationship Id="rId341" Type="http://schemas.openxmlformats.org/officeDocument/2006/relationships/hyperlink" Target="https://www.zotero.org/google-docs/?yWLDZn" TargetMode="External"/><Relationship Id="rId383" Type="http://schemas.openxmlformats.org/officeDocument/2006/relationships/hyperlink" Target="https://www.zotero.org/google-docs/?JQh2f6" TargetMode="External"/><Relationship Id="rId439" Type="http://schemas.openxmlformats.org/officeDocument/2006/relationships/hyperlink" Target="https://www.zotero.org/google-docs/?4WoIVM" TargetMode="External"/><Relationship Id="rId201" Type="http://schemas.openxmlformats.org/officeDocument/2006/relationships/hyperlink" Target="https://www.zotero.org/google-docs/?LVqeHM" TargetMode="External"/><Relationship Id="rId243" Type="http://schemas.openxmlformats.org/officeDocument/2006/relationships/hyperlink" Target="https://www.zotero.org/google-docs/?QVaFEF" TargetMode="External"/><Relationship Id="rId285" Type="http://schemas.openxmlformats.org/officeDocument/2006/relationships/hyperlink" Target="https://www.zotero.org/google-docs/?q9EYro" TargetMode="External"/><Relationship Id="rId450" Type="http://schemas.openxmlformats.org/officeDocument/2006/relationships/hyperlink" Target="https://www.zotero.org/google-docs/?V6WVuz" TargetMode="External"/><Relationship Id="rId38" Type="http://schemas.openxmlformats.org/officeDocument/2006/relationships/hyperlink" Target="https://www.zotero.org/google-docs/?BtzC8O" TargetMode="External"/><Relationship Id="rId103" Type="http://schemas.openxmlformats.org/officeDocument/2006/relationships/hyperlink" Target="https://www.zotero.org/google-docs/?oWSSht" TargetMode="External"/><Relationship Id="rId310" Type="http://schemas.openxmlformats.org/officeDocument/2006/relationships/hyperlink" Target="https://www.zotero.org/google-docs/?sSygt1" TargetMode="External"/><Relationship Id="rId492" Type="http://schemas.openxmlformats.org/officeDocument/2006/relationships/hyperlink" Target="https://www.zotero.org/google-docs/?tVLhTL" TargetMode="External"/><Relationship Id="rId91" Type="http://schemas.openxmlformats.org/officeDocument/2006/relationships/hyperlink" Target="https://www.zotero.org/google-docs/?FKmPbO" TargetMode="External"/><Relationship Id="rId145" Type="http://schemas.openxmlformats.org/officeDocument/2006/relationships/hyperlink" Target="https://www.zotero.org/google-docs/?rP3j2N" TargetMode="External"/><Relationship Id="rId187" Type="http://schemas.openxmlformats.org/officeDocument/2006/relationships/hyperlink" Target="https://www.zotero.org/google-docs/?HePNnx" TargetMode="External"/><Relationship Id="rId352" Type="http://schemas.openxmlformats.org/officeDocument/2006/relationships/hyperlink" Target="https://www.zotero.org/google-docs/?eyVMjD" TargetMode="External"/><Relationship Id="rId394" Type="http://schemas.openxmlformats.org/officeDocument/2006/relationships/hyperlink" Target="https://www.zotero.org/google-docs/?v7S5hK" TargetMode="External"/><Relationship Id="rId408" Type="http://schemas.openxmlformats.org/officeDocument/2006/relationships/hyperlink" Target="https://www.zotero.org/google-docs/?sZSpeZ" TargetMode="External"/><Relationship Id="rId212" Type="http://schemas.openxmlformats.org/officeDocument/2006/relationships/hyperlink" Target="https://www.zotero.org/google-docs/?LRGHMM" TargetMode="External"/><Relationship Id="rId254" Type="http://schemas.openxmlformats.org/officeDocument/2006/relationships/hyperlink" Target="https://www.zotero.org/google-docs/?FPwEY0" TargetMode="External"/><Relationship Id="rId49" Type="http://schemas.openxmlformats.org/officeDocument/2006/relationships/hyperlink" Target="https://www.zotero.org/google-docs/?Bj3dyZ" TargetMode="External"/><Relationship Id="rId114" Type="http://schemas.openxmlformats.org/officeDocument/2006/relationships/hyperlink" Target="https://www.zotero.org/google-docs/?broken=G5ASsH" TargetMode="External"/><Relationship Id="rId296" Type="http://schemas.openxmlformats.org/officeDocument/2006/relationships/hyperlink" Target="https://www.zotero.org/google-docs/?QnhXmL" TargetMode="External"/><Relationship Id="rId461" Type="http://schemas.openxmlformats.org/officeDocument/2006/relationships/hyperlink" Target="https://www.zotero.org/google-docs/?8EnSNY" TargetMode="External"/><Relationship Id="rId60" Type="http://schemas.openxmlformats.org/officeDocument/2006/relationships/hyperlink" Target="https://www.zotero.org/google-docs/?03LoUX" TargetMode="External"/><Relationship Id="rId156" Type="http://schemas.openxmlformats.org/officeDocument/2006/relationships/hyperlink" Target="https://www.zotero.org/google-docs/?h7BI0j" TargetMode="External"/><Relationship Id="rId198" Type="http://schemas.openxmlformats.org/officeDocument/2006/relationships/hyperlink" Target="https://www.zotero.org/google-docs/?LVqeHM" TargetMode="External"/><Relationship Id="rId321" Type="http://schemas.openxmlformats.org/officeDocument/2006/relationships/hyperlink" Target="https://www.zotero.org/google-docs/?bBjrOa" TargetMode="External"/><Relationship Id="rId363" Type="http://schemas.openxmlformats.org/officeDocument/2006/relationships/hyperlink" Target="https://www.zotero.org/google-docs/?hr1emm" TargetMode="External"/><Relationship Id="rId419" Type="http://schemas.openxmlformats.org/officeDocument/2006/relationships/hyperlink" Target="https://www.zotero.org/google-docs/?bk1Nxh" TargetMode="External"/><Relationship Id="rId223" Type="http://schemas.openxmlformats.org/officeDocument/2006/relationships/hyperlink" Target="https://www.zotero.org/google-docs/?jd3UUs" TargetMode="External"/><Relationship Id="rId430" Type="http://schemas.openxmlformats.org/officeDocument/2006/relationships/hyperlink" Target="https://www.zotero.org/google-docs/?HLPqv9" TargetMode="External"/><Relationship Id="rId18" Type="http://schemas.openxmlformats.org/officeDocument/2006/relationships/hyperlink" Target="https://www.zotero.org/google-docs/?oJeudO" TargetMode="External"/><Relationship Id="rId265" Type="http://schemas.openxmlformats.org/officeDocument/2006/relationships/hyperlink" Target="https://www.zotero.org/google-docs/?z7ZPBA" TargetMode="External"/><Relationship Id="rId472" Type="http://schemas.openxmlformats.org/officeDocument/2006/relationships/hyperlink" Target="https://www.zotero.org/google-docs/?D0ImNa" TargetMode="External"/><Relationship Id="rId125" Type="http://schemas.openxmlformats.org/officeDocument/2006/relationships/comments" Target="comments.xml"/><Relationship Id="rId167" Type="http://schemas.openxmlformats.org/officeDocument/2006/relationships/hyperlink" Target="https://www.zotero.org/google-docs/?OQC5nM" TargetMode="External"/><Relationship Id="rId332" Type="http://schemas.openxmlformats.org/officeDocument/2006/relationships/hyperlink" Target="https://www.zotero.org/google-docs/?FgQZsQ" TargetMode="External"/><Relationship Id="rId374" Type="http://schemas.openxmlformats.org/officeDocument/2006/relationships/hyperlink" Target="https://www.zotero.org/google-docs/?lYHDEZ" TargetMode="External"/><Relationship Id="rId71" Type="http://schemas.openxmlformats.org/officeDocument/2006/relationships/hyperlink" Target="https://www.zotero.org/google-docs/?XhoH5Y" TargetMode="External"/><Relationship Id="rId234" Type="http://schemas.openxmlformats.org/officeDocument/2006/relationships/hyperlink" Target="https://www.zotero.org/google-docs/?dQGCag" TargetMode="External"/><Relationship Id="rId2" Type="http://schemas.openxmlformats.org/officeDocument/2006/relationships/settings" Target="settings.xml"/><Relationship Id="rId29" Type="http://schemas.openxmlformats.org/officeDocument/2006/relationships/hyperlink" Target="https://www.zotero.org/google-docs/?jD2Bv8" TargetMode="External"/><Relationship Id="rId276" Type="http://schemas.openxmlformats.org/officeDocument/2006/relationships/hyperlink" Target="https://www.zotero.org/google-docs/?433Zz1" TargetMode="External"/><Relationship Id="rId441" Type="http://schemas.openxmlformats.org/officeDocument/2006/relationships/hyperlink" Target="https://www.zotero.org/google-docs/?4WoIVM" TargetMode="External"/><Relationship Id="rId483" Type="http://schemas.openxmlformats.org/officeDocument/2006/relationships/hyperlink" Target="https://www.zotero.org/google-docs/?No5qjj" TargetMode="External"/><Relationship Id="rId40" Type="http://schemas.openxmlformats.org/officeDocument/2006/relationships/hyperlink" Target="https://www.zotero.org/google-docs/?jJpCa6" TargetMode="External"/><Relationship Id="rId136" Type="http://schemas.openxmlformats.org/officeDocument/2006/relationships/hyperlink" Target="https://www.zotero.org/google-docs/?Jaiazr" TargetMode="External"/><Relationship Id="rId178" Type="http://schemas.openxmlformats.org/officeDocument/2006/relationships/hyperlink" Target="https://www.zotero.org/google-docs/?pkb6eB" TargetMode="External"/><Relationship Id="rId301" Type="http://schemas.openxmlformats.org/officeDocument/2006/relationships/hyperlink" Target="https://www.zotero.org/google-docs/?T5S5xP" TargetMode="External"/><Relationship Id="rId343" Type="http://schemas.openxmlformats.org/officeDocument/2006/relationships/hyperlink" Target="https://www.zotero.org/google-docs/?yWLDZn" TargetMode="External"/><Relationship Id="rId82" Type="http://schemas.openxmlformats.org/officeDocument/2006/relationships/image" Target="media/image5.png"/><Relationship Id="rId203" Type="http://schemas.openxmlformats.org/officeDocument/2006/relationships/hyperlink" Target="https://www.zotero.org/google-docs/?SsKU9Z" TargetMode="External"/><Relationship Id="rId385" Type="http://schemas.openxmlformats.org/officeDocument/2006/relationships/hyperlink" Target="https://www.zotero.org/google-docs/?lElqBh" TargetMode="External"/><Relationship Id="rId245" Type="http://schemas.openxmlformats.org/officeDocument/2006/relationships/hyperlink" Target="https://www.zotero.org/google-docs/?QVaFEF" TargetMode="External"/><Relationship Id="rId287" Type="http://schemas.openxmlformats.org/officeDocument/2006/relationships/hyperlink" Target="https://www.zotero.org/google-docs/?q9EYro" TargetMode="External"/><Relationship Id="rId410" Type="http://schemas.openxmlformats.org/officeDocument/2006/relationships/hyperlink" Target="https://www.zotero.org/google-docs/?sZSpeZ" TargetMode="External"/><Relationship Id="rId452" Type="http://schemas.openxmlformats.org/officeDocument/2006/relationships/hyperlink" Target="https://www.zotero.org/google-docs/?V6WVuz" TargetMode="External"/><Relationship Id="rId494" Type="http://schemas.openxmlformats.org/officeDocument/2006/relationships/hyperlink" Target="https://www.zotero.org/google-docs/?tVLhTL" TargetMode="External"/><Relationship Id="rId105" Type="http://schemas.openxmlformats.org/officeDocument/2006/relationships/hyperlink" Target="https://www.zotero.org/google-docs/?oWSSht" TargetMode="External"/><Relationship Id="rId147" Type="http://schemas.openxmlformats.org/officeDocument/2006/relationships/hyperlink" Target="https://www.zotero.org/google-docs/?rP3j2N" TargetMode="External"/><Relationship Id="rId312" Type="http://schemas.openxmlformats.org/officeDocument/2006/relationships/hyperlink" Target="https://www.zotero.org/google-docs/?sSygt1" TargetMode="External"/><Relationship Id="rId354" Type="http://schemas.openxmlformats.org/officeDocument/2006/relationships/hyperlink" Target="https://www.zotero.org/google-docs/?eyVMjD" TargetMode="External"/><Relationship Id="rId51" Type="http://schemas.openxmlformats.org/officeDocument/2006/relationships/hyperlink" Target="https://www.zotero.org/google-docs/?z9Vwmr" TargetMode="External"/><Relationship Id="rId93" Type="http://schemas.openxmlformats.org/officeDocument/2006/relationships/hyperlink" Target="https://www.zotero.org/google-docs/?63AXm7" TargetMode="External"/><Relationship Id="rId189" Type="http://schemas.openxmlformats.org/officeDocument/2006/relationships/hyperlink" Target="https://www.zotero.org/google-docs/?HePNnx" TargetMode="External"/><Relationship Id="rId396" Type="http://schemas.openxmlformats.org/officeDocument/2006/relationships/hyperlink" Target="https://www.zotero.org/google-docs/?v7S5hK" TargetMode="External"/><Relationship Id="rId214" Type="http://schemas.openxmlformats.org/officeDocument/2006/relationships/hyperlink" Target="https://www.zotero.org/google-docs/?GUmw9b" TargetMode="External"/><Relationship Id="rId256" Type="http://schemas.openxmlformats.org/officeDocument/2006/relationships/hyperlink" Target="https://doi.org/10.1038/s41564-021-00888-x" TargetMode="External"/><Relationship Id="rId298" Type="http://schemas.openxmlformats.org/officeDocument/2006/relationships/hyperlink" Target="https://www.zotero.org/google-docs/?T5S5xP" TargetMode="External"/><Relationship Id="rId421" Type="http://schemas.openxmlformats.org/officeDocument/2006/relationships/hyperlink" Target="https://doi.org/10.7717/peerj.2584" TargetMode="External"/><Relationship Id="rId463" Type="http://schemas.openxmlformats.org/officeDocument/2006/relationships/hyperlink" Target="https://www.zotero.org/google-docs/?8EnSNY" TargetMode="External"/><Relationship Id="rId116" Type="http://schemas.openxmlformats.org/officeDocument/2006/relationships/hyperlink" Target="https://www.zotero.org/google-docs/?QLXL4r" TargetMode="External"/><Relationship Id="rId158" Type="http://schemas.openxmlformats.org/officeDocument/2006/relationships/hyperlink" Target="https://www.zotero.org/google-docs/?DDZ2us" TargetMode="External"/><Relationship Id="rId323" Type="http://schemas.openxmlformats.org/officeDocument/2006/relationships/hyperlink" Target="https://www.zotero.org/google-docs/?pVlk6E" TargetMode="External"/><Relationship Id="rId20" Type="http://schemas.openxmlformats.org/officeDocument/2006/relationships/hyperlink" Target="https://www.zotero.org/google-docs/?um2FCF" TargetMode="External"/><Relationship Id="rId62" Type="http://schemas.openxmlformats.org/officeDocument/2006/relationships/hyperlink" Target="https://www.zotero.org/google-docs/?SK8fAj" TargetMode="External"/><Relationship Id="rId365" Type="http://schemas.openxmlformats.org/officeDocument/2006/relationships/hyperlink" Target="https://www.sciencedirect.com/science/article/pii/S1754504815000847" TargetMode="External"/><Relationship Id="rId225" Type="http://schemas.openxmlformats.org/officeDocument/2006/relationships/hyperlink" Target="https://www.zotero.org/google-docs/?jd3UUs" TargetMode="External"/><Relationship Id="rId267" Type="http://schemas.openxmlformats.org/officeDocument/2006/relationships/hyperlink" Target="https://www.zotero.org/google-docs/?z7ZPBA" TargetMode="External"/><Relationship Id="rId432" Type="http://schemas.openxmlformats.org/officeDocument/2006/relationships/hyperlink" Target="https://www.zotero.org/google-docs/?HLPqv9" TargetMode="External"/><Relationship Id="rId474" Type="http://schemas.openxmlformats.org/officeDocument/2006/relationships/hyperlink" Target="https://www.zotero.org/google-docs/?vkpS7V" TargetMode="External"/><Relationship Id="rId127" Type="http://schemas.microsoft.com/office/2016/09/relationships/commentsIds" Target="commentsIds.xml"/><Relationship Id="rId31" Type="http://schemas.openxmlformats.org/officeDocument/2006/relationships/hyperlink" Target="https://www.zotero.org/google-docs/?ScRsPg" TargetMode="External"/><Relationship Id="rId73" Type="http://schemas.openxmlformats.org/officeDocument/2006/relationships/hyperlink" Target="https://www.zotero.org/google-docs/?zQnpbY" TargetMode="External"/><Relationship Id="rId169" Type="http://schemas.openxmlformats.org/officeDocument/2006/relationships/hyperlink" Target="https://www.zotero.org/google-docs/?J8FVk8" TargetMode="External"/><Relationship Id="rId334" Type="http://schemas.openxmlformats.org/officeDocument/2006/relationships/hyperlink" Target="https://www.zotero.org/google-docs/?r7EC6L" TargetMode="External"/><Relationship Id="rId376" Type="http://schemas.openxmlformats.org/officeDocument/2006/relationships/hyperlink" Target="https://www.zotero.org/google-docs/?hUpbeZ" TargetMode="External"/><Relationship Id="rId4" Type="http://schemas.openxmlformats.org/officeDocument/2006/relationships/footnotes" Target="footnotes.xml"/><Relationship Id="rId180" Type="http://schemas.openxmlformats.org/officeDocument/2006/relationships/hyperlink" Target="https://www.zotero.org/google-docs/?pkb6eB" TargetMode="External"/><Relationship Id="rId215" Type="http://schemas.openxmlformats.org/officeDocument/2006/relationships/hyperlink" Target="https://www.zotero.org/google-docs/?GUmw9b" TargetMode="External"/><Relationship Id="rId236" Type="http://schemas.openxmlformats.org/officeDocument/2006/relationships/hyperlink" Target="https://www.zotero.org/google-docs/?dQGCag" TargetMode="External"/><Relationship Id="rId257" Type="http://schemas.openxmlformats.org/officeDocument/2006/relationships/hyperlink" Target="https://www.zotero.org/google-docs/?0oL8Vt" TargetMode="External"/><Relationship Id="rId278" Type="http://schemas.openxmlformats.org/officeDocument/2006/relationships/hyperlink" Target="https://www.zotero.org/google-docs/?uYBpDB" TargetMode="External"/><Relationship Id="rId401" Type="http://schemas.openxmlformats.org/officeDocument/2006/relationships/hyperlink" Target="https://www.zotero.org/google-docs/?U06LLO" TargetMode="External"/><Relationship Id="rId422" Type="http://schemas.openxmlformats.org/officeDocument/2006/relationships/hyperlink" Target="https://doi.org/10.1007/978-3-319-30214-0_23" TargetMode="External"/><Relationship Id="rId443" Type="http://schemas.openxmlformats.org/officeDocument/2006/relationships/hyperlink" Target="http://www.genecodes.com/" TargetMode="External"/><Relationship Id="rId464" Type="http://schemas.openxmlformats.org/officeDocument/2006/relationships/hyperlink" Target="https://www.zotero.org/google-docs/?Nf8vdK" TargetMode="External"/><Relationship Id="rId303" Type="http://schemas.openxmlformats.org/officeDocument/2006/relationships/hyperlink" Target="https://www.zotero.org/google-docs/?1w8akH" TargetMode="External"/><Relationship Id="rId485" Type="http://schemas.openxmlformats.org/officeDocument/2006/relationships/hyperlink" Target="https://www.zotero.org/google-docs/?No5qjj" TargetMode="External"/><Relationship Id="rId42" Type="http://schemas.openxmlformats.org/officeDocument/2006/relationships/hyperlink" Target="https://www.zotero.org/google-docs/?pU6gaD" TargetMode="External"/><Relationship Id="rId84" Type="http://schemas.openxmlformats.org/officeDocument/2006/relationships/image" Target="media/image7.png"/><Relationship Id="rId138" Type="http://schemas.openxmlformats.org/officeDocument/2006/relationships/hyperlink" Target="https://www.zotero.org/google-docs/?Jaiazr" TargetMode="External"/><Relationship Id="rId345" Type="http://schemas.openxmlformats.org/officeDocument/2006/relationships/hyperlink" Target="https://www.zotero.org/google-docs/?PHmcwf" TargetMode="External"/><Relationship Id="rId387" Type="http://schemas.openxmlformats.org/officeDocument/2006/relationships/hyperlink" Target="https://www.zotero.org/google-docs/?lElqBh" TargetMode="External"/><Relationship Id="rId191" Type="http://schemas.openxmlformats.org/officeDocument/2006/relationships/hyperlink" Target="https://doi.org/10.1111/j.1574-6941.2009.00794.x" TargetMode="External"/><Relationship Id="rId205" Type="http://schemas.openxmlformats.org/officeDocument/2006/relationships/hyperlink" Target="https://www.zotero.org/google-docs/?SsKU9Z" TargetMode="External"/><Relationship Id="rId247" Type="http://schemas.openxmlformats.org/officeDocument/2006/relationships/hyperlink" Target="https://www.zotero.org/google-docs/?QVaFEF" TargetMode="External"/><Relationship Id="rId412" Type="http://schemas.openxmlformats.org/officeDocument/2006/relationships/hyperlink" Target="https://www.zotero.org/google-docs/?7UTkXf" TargetMode="External"/><Relationship Id="rId107" Type="http://schemas.openxmlformats.org/officeDocument/2006/relationships/hyperlink" Target="https://www.zotero.org/google-docs/?1gcs6G" TargetMode="External"/><Relationship Id="rId289" Type="http://schemas.openxmlformats.org/officeDocument/2006/relationships/hyperlink" Target="https://www.zotero.org/google-docs/?CjcqA1" TargetMode="External"/><Relationship Id="rId454" Type="http://schemas.openxmlformats.org/officeDocument/2006/relationships/hyperlink" Target="https://www.zotero.org/google-docs/?kE6ffh" TargetMode="External"/><Relationship Id="rId496" Type="http://schemas.openxmlformats.org/officeDocument/2006/relationships/hyperlink" Target="https://www.zotero.org/google-docs/?tVLhTL" TargetMode="External"/><Relationship Id="rId11" Type="http://schemas.openxmlformats.org/officeDocument/2006/relationships/hyperlink" Target="https://www.zotero.org/google-docs/?EvECmO" TargetMode="External"/><Relationship Id="rId53" Type="http://schemas.openxmlformats.org/officeDocument/2006/relationships/hyperlink" Target="https://www.zotero.org/google-docs/?broken=buj78H" TargetMode="External"/><Relationship Id="rId149" Type="http://schemas.openxmlformats.org/officeDocument/2006/relationships/hyperlink" Target="https://www.zotero.org/google-docs/?CDdLrf" TargetMode="External"/><Relationship Id="rId314" Type="http://schemas.openxmlformats.org/officeDocument/2006/relationships/hyperlink" Target="https://www.zotero.org/google-docs/?vCha1r" TargetMode="External"/><Relationship Id="rId356" Type="http://schemas.openxmlformats.org/officeDocument/2006/relationships/hyperlink" Target="https://www.zotero.org/google-docs/?q89jtH" TargetMode="External"/><Relationship Id="rId398" Type="http://schemas.openxmlformats.org/officeDocument/2006/relationships/hyperlink" Target="https://www.zotero.org/google-docs/?v7S5hK" TargetMode="External"/><Relationship Id="rId95" Type="http://schemas.openxmlformats.org/officeDocument/2006/relationships/hyperlink" Target="https://www.zotero.org/google-docs/?PToYe4" TargetMode="External"/><Relationship Id="rId160" Type="http://schemas.openxmlformats.org/officeDocument/2006/relationships/hyperlink" Target="https://www.zotero.org/google-docs/?DDZ2us" TargetMode="External"/><Relationship Id="rId216" Type="http://schemas.openxmlformats.org/officeDocument/2006/relationships/hyperlink" Target="https://www.zotero.org/google-docs/?GUmw9b" TargetMode="External"/><Relationship Id="rId423" Type="http://schemas.openxmlformats.org/officeDocument/2006/relationships/hyperlink" Target="https://www.zotero.org/google-docs/?BMyEeb" TargetMode="External"/><Relationship Id="rId258" Type="http://schemas.openxmlformats.org/officeDocument/2006/relationships/hyperlink" Target="https://www.zotero.org/google-docs/?0oL8Vt" TargetMode="External"/><Relationship Id="rId465" Type="http://schemas.openxmlformats.org/officeDocument/2006/relationships/hyperlink" Target="https://www.zotero.org/google-docs/?Nf8vdK" TargetMode="External"/><Relationship Id="rId22" Type="http://schemas.openxmlformats.org/officeDocument/2006/relationships/hyperlink" Target="https://www.zotero.org/google-docs/?AAcWh1" TargetMode="External"/><Relationship Id="rId64" Type="http://schemas.openxmlformats.org/officeDocument/2006/relationships/hyperlink" Target="https://www.zotero.org/google-docs/?3pwqD5" TargetMode="External"/><Relationship Id="rId118" Type="http://schemas.openxmlformats.org/officeDocument/2006/relationships/hyperlink" Target="https://www.zotero.org/google-docs/?QLXL4r" TargetMode="External"/><Relationship Id="rId325" Type="http://schemas.openxmlformats.org/officeDocument/2006/relationships/hyperlink" Target="https://www.zotero.org/google-docs/?pVlk6E" TargetMode="External"/><Relationship Id="rId367" Type="http://schemas.openxmlformats.org/officeDocument/2006/relationships/hyperlink" Target="https://www.zotero.org/google-docs/?AeSnMl" TargetMode="External"/><Relationship Id="rId171" Type="http://schemas.openxmlformats.org/officeDocument/2006/relationships/hyperlink" Target="https://www.zotero.org/google-docs/?J8FVk8" TargetMode="External"/><Relationship Id="rId227" Type="http://schemas.openxmlformats.org/officeDocument/2006/relationships/hyperlink" Target="https://www.zotero.org/google-docs/?jd3UUs" TargetMode="External"/><Relationship Id="rId269" Type="http://schemas.openxmlformats.org/officeDocument/2006/relationships/hyperlink" Target="https://www.zotero.org/google-docs/?EuVOdB" TargetMode="External"/><Relationship Id="rId434" Type="http://schemas.openxmlformats.org/officeDocument/2006/relationships/hyperlink" Target="https://www.zotero.org/google-docs/?vhSW9u" TargetMode="External"/><Relationship Id="rId476" Type="http://schemas.openxmlformats.org/officeDocument/2006/relationships/hyperlink" Target="https://www.zotero.org/google-docs/?vkpS7V" TargetMode="External"/><Relationship Id="rId33" Type="http://schemas.openxmlformats.org/officeDocument/2006/relationships/hyperlink" Target="https://www.zotero.org/google-docs/?tYqfr4" TargetMode="External"/><Relationship Id="rId129" Type="http://schemas.openxmlformats.org/officeDocument/2006/relationships/image" Target="media/image11.jpeg"/><Relationship Id="rId280" Type="http://schemas.openxmlformats.org/officeDocument/2006/relationships/hyperlink" Target="https://www.zotero.org/google-docs/?uYBpDB" TargetMode="External"/><Relationship Id="rId336" Type="http://schemas.openxmlformats.org/officeDocument/2006/relationships/hyperlink" Target="https://www.zotero.org/google-docs/?r7EC6L" TargetMode="External"/><Relationship Id="rId501" Type="http://schemas.openxmlformats.org/officeDocument/2006/relationships/hyperlink" Target="https://www.zotero.org/google-docs/?J76KQg" TargetMode="External"/><Relationship Id="rId75" Type="http://schemas.openxmlformats.org/officeDocument/2006/relationships/hyperlink" Target="https://www.zotero.org/google-docs/?9urC8f" TargetMode="External"/><Relationship Id="rId140" Type="http://schemas.openxmlformats.org/officeDocument/2006/relationships/hyperlink" Target="https://www.zotero.org/google-docs/?230WOB" TargetMode="External"/><Relationship Id="rId182" Type="http://schemas.openxmlformats.org/officeDocument/2006/relationships/hyperlink" Target="https://www.zotero.org/google-docs/?Go2OVQ" TargetMode="External"/><Relationship Id="rId378" Type="http://schemas.openxmlformats.org/officeDocument/2006/relationships/hyperlink" Target="https://www.zotero.org/google-docs/?hUpbeZ" TargetMode="External"/><Relationship Id="rId403" Type="http://schemas.openxmlformats.org/officeDocument/2006/relationships/hyperlink" Target="https://www.zotero.org/google-docs/?U06LLO" TargetMode="External"/><Relationship Id="rId6" Type="http://schemas.openxmlformats.org/officeDocument/2006/relationships/image" Target="media/image1.png"/><Relationship Id="rId238" Type="http://schemas.openxmlformats.org/officeDocument/2006/relationships/hyperlink" Target="https://www.zotero.org/google-docs/?mm5FHm" TargetMode="External"/><Relationship Id="rId445" Type="http://schemas.openxmlformats.org/officeDocument/2006/relationships/hyperlink" Target="https://www.zotero.org/google-docs/?lHgfjB" TargetMode="External"/><Relationship Id="rId487" Type="http://schemas.openxmlformats.org/officeDocument/2006/relationships/hyperlink" Target="https://www.zotero.org/google-docs/?NDmENR" TargetMode="External"/><Relationship Id="rId291" Type="http://schemas.openxmlformats.org/officeDocument/2006/relationships/hyperlink" Target="https://www.zotero.org/google-docs/?CjcqA1" TargetMode="External"/><Relationship Id="rId305" Type="http://schemas.openxmlformats.org/officeDocument/2006/relationships/hyperlink" Target="https://www.zotero.org/google-docs/?1w8akH" TargetMode="External"/><Relationship Id="rId347" Type="http://schemas.openxmlformats.org/officeDocument/2006/relationships/hyperlink" Target="https://www.zotero.org/google-docs/?PHmcwf" TargetMode="External"/><Relationship Id="rId44" Type="http://schemas.openxmlformats.org/officeDocument/2006/relationships/hyperlink" Target="https://www.zotero.org/google-docs/?TvYNyH" TargetMode="External"/><Relationship Id="rId86" Type="http://schemas.openxmlformats.org/officeDocument/2006/relationships/hyperlink" Target="https://www.zotero.org/google-docs/?tybHrz" TargetMode="External"/><Relationship Id="rId151" Type="http://schemas.openxmlformats.org/officeDocument/2006/relationships/hyperlink" Target="https://www.zotero.org/google-docs/?CDdLrf" TargetMode="External"/><Relationship Id="rId389" Type="http://schemas.openxmlformats.org/officeDocument/2006/relationships/hyperlink" Target="https://www.zotero.org/google-docs/?Qdo7FA" TargetMode="External"/><Relationship Id="rId193" Type="http://schemas.openxmlformats.org/officeDocument/2006/relationships/hyperlink" Target="https://www.zotero.org/google-docs/?XnRIF6" TargetMode="External"/><Relationship Id="rId207" Type="http://schemas.openxmlformats.org/officeDocument/2006/relationships/hyperlink" Target="https://www.zotero.org/google-docs/?SsKU9Z" TargetMode="External"/><Relationship Id="rId249" Type="http://schemas.openxmlformats.org/officeDocument/2006/relationships/hyperlink" Target="https://www.zotero.org/google-docs/?xtBgE4" TargetMode="External"/><Relationship Id="rId414" Type="http://schemas.openxmlformats.org/officeDocument/2006/relationships/hyperlink" Target="https://www.zotero.org/google-docs/?7UTkXf" TargetMode="External"/><Relationship Id="rId456" Type="http://schemas.openxmlformats.org/officeDocument/2006/relationships/hyperlink" Target="https://www.zotero.org/google-docs/?kE6ffh" TargetMode="External"/><Relationship Id="rId498" Type="http://schemas.openxmlformats.org/officeDocument/2006/relationships/hyperlink" Target="https://www.zotero.org/google-docs/?J76KQg" TargetMode="External"/><Relationship Id="rId13" Type="http://schemas.openxmlformats.org/officeDocument/2006/relationships/hyperlink" Target="https://www.zotero.org/google-docs/?w4pKf4" TargetMode="External"/><Relationship Id="rId109" Type="http://schemas.openxmlformats.org/officeDocument/2006/relationships/hyperlink" Target="https://www.zotero.org/google-docs/?IlLtSN" TargetMode="External"/><Relationship Id="rId260" Type="http://schemas.openxmlformats.org/officeDocument/2006/relationships/hyperlink" Target="https://www.zotero.org/google-docs/?0oL8Vt" TargetMode="External"/><Relationship Id="rId316" Type="http://schemas.openxmlformats.org/officeDocument/2006/relationships/hyperlink" Target="https://www.zotero.org/google-docs/?vCha1r" TargetMode="External"/><Relationship Id="rId55" Type="http://schemas.openxmlformats.org/officeDocument/2006/relationships/hyperlink" Target="https://www.zotero.org/google-docs/?8SMFXT" TargetMode="External"/><Relationship Id="rId97" Type="http://schemas.openxmlformats.org/officeDocument/2006/relationships/hyperlink" Target="https://www.zotero.org/google-docs/?NBrxbY" TargetMode="External"/><Relationship Id="rId120" Type="http://schemas.openxmlformats.org/officeDocument/2006/relationships/hyperlink" Target="https://www.zotero.org/google-docs/?broken=VAaii6" TargetMode="External"/><Relationship Id="rId358" Type="http://schemas.openxmlformats.org/officeDocument/2006/relationships/hyperlink" Target="https://www.zotero.org/google-docs/?q89jtH" TargetMode="External"/><Relationship Id="rId162" Type="http://schemas.openxmlformats.org/officeDocument/2006/relationships/hyperlink" Target="https://www.zotero.org/google-docs/?DDZ2us" TargetMode="External"/><Relationship Id="rId218" Type="http://schemas.openxmlformats.org/officeDocument/2006/relationships/hyperlink" Target="https://www.zotero.org/google-docs/?DNW5no" TargetMode="External"/><Relationship Id="rId425" Type="http://schemas.openxmlformats.org/officeDocument/2006/relationships/hyperlink" Target="https://www.zotero.org/google-docs/?BMyEeb" TargetMode="External"/><Relationship Id="rId467" Type="http://schemas.openxmlformats.org/officeDocument/2006/relationships/hyperlink" Target="https://www.zotero.org/google-docs/?Nf8vdK" TargetMode="External"/><Relationship Id="rId271" Type="http://schemas.openxmlformats.org/officeDocument/2006/relationships/hyperlink" Target="https://www.zotero.org/google-docs/?EuVOdB" TargetMode="External"/><Relationship Id="rId24" Type="http://schemas.openxmlformats.org/officeDocument/2006/relationships/hyperlink" Target="https://www.zotero.org/google-docs/?AAcWh1" TargetMode="External"/><Relationship Id="rId66" Type="http://schemas.openxmlformats.org/officeDocument/2006/relationships/hyperlink" Target="https://www.zotero.org/google-docs/?a7ZlmX" TargetMode="External"/><Relationship Id="rId131" Type="http://schemas.openxmlformats.org/officeDocument/2006/relationships/image" Target="media/image13.png"/><Relationship Id="rId327" Type="http://schemas.openxmlformats.org/officeDocument/2006/relationships/hyperlink" Target="https://www.zotero.org/google-docs/?pVlk6E" TargetMode="External"/><Relationship Id="rId369" Type="http://schemas.openxmlformats.org/officeDocument/2006/relationships/hyperlink" Target="https://www.zotero.org/google-docs/?AeSnMl" TargetMode="External"/><Relationship Id="rId173" Type="http://schemas.openxmlformats.org/officeDocument/2006/relationships/hyperlink" Target="https://www.zotero.org/google-docs/?o59mdi" TargetMode="External"/><Relationship Id="rId229" Type="http://schemas.openxmlformats.org/officeDocument/2006/relationships/hyperlink" Target="https://www.zotero.org/google-docs/?ih2rFY" TargetMode="External"/><Relationship Id="rId380" Type="http://schemas.openxmlformats.org/officeDocument/2006/relationships/hyperlink" Target="https://www.zotero.org/google-docs/?JQh2f6" TargetMode="External"/><Relationship Id="rId436" Type="http://schemas.openxmlformats.org/officeDocument/2006/relationships/hyperlink" Target="https://www.zotero.org/google-docs/?vhSW9u" TargetMode="External"/><Relationship Id="rId240" Type="http://schemas.openxmlformats.org/officeDocument/2006/relationships/hyperlink" Target="https://www.zotero.org/google-docs/?mm5FHm" TargetMode="External"/><Relationship Id="rId478" Type="http://schemas.openxmlformats.org/officeDocument/2006/relationships/hyperlink" Target="https://www.zotero.org/google-docs/?vkpS7V" TargetMode="External"/><Relationship Id="rId35" Type="http://schemas.openxmlformats.org/officeDocument/2006/relationships/hyperlink" Target="https://www.zotero.org/google-docs/?kDGzZp" TargetMode="External"/><Relationship Id="rId77" Type="http://schemas.openxmlformats.org/officeDocument/2006/relationships/hyperlink" Target="https://www.zotero.org/google-docs/?JQH4Ci" TargetMode="External"/><Relationship Id="rId100" Type="http://schemas.openxmlformats.org/officeDocument/2006/relationships/hyperlink" Target="https://www.zotero.org/google-docs/?CfaCnK" TargetMode="External"/><Relationship Id="rId282" Type="http://schemas.openxmlformats.org/officeDocument/2006/relationships/hyperlink" Target="https://www.zotero.org/google-docs/?uYBpDB" TargetMode="External"/><Relationship Id="rId338" Type="http://schemas.openxmlformats.org/officeDocument/2006/relationships/hyperlink" Target="https://doi.org/10.1007/s00248-014-0563-6" TargetMode="External"/><Relationship Id="rId503" Type="http://schemas.openxmlformats.org/officeDocument/2006/relationships/fontTable" Target="fontTable.xml"/><Relationship Id="rId8" Type="http://schemas.openxmlformats.org/officeDocument/2006/relationships/hyperlink" Target="https://www.zotero.org/google-docs/?TG7iju" TargetMode="External"/><Relationship Id="rId142" Type="http://schemas.openxmlformats.org/officeDocument/2006/relationships/hyperlink" Target="https://doi.org/10.1007/s00425-018-2982-y" TargetMode="External"/><Relationship Id="rId184" Type="http://schemas.openxmlformats.org/officeDocument/2006/relationships/hyperlink" Target="https://www.zotero.org/google-docs/?Go2OVQ" TargetMode="External"/><Relationship Id="rId391" Type="http://schemas.openxmlformats.org/officeDocument/2006/relationships/hyperlink" Target="https://www.zotero.org/google-docs/?Qdo7FA" TargetMode="External"/><Relationship Id="rId405" Type="http://schemas.openxmlformats.org/officeDocument/2006/relationships/hyperlink" Target="https://www.zotero.org/google-docs/?sZSpeZ" TargetMode="External"/><Relationship Id="rId447" Type="http://schemas.openxmlformats.org/officeDocument/2006/relationships/hyperlink" Target="https://www.zotero.org/google-docs/?lHgfjB" TargetMode="External"/><Relationship Id="rId251" Type="http://schemas.openxmlformats.org/officeDocument/2006/relationships/hyperlink" Target="https://www.zotero.org/google-docs/?xtBgE4" TargetMode="External"/><Relationship Id="rId489" Type="http://schemas.openxmlformats.org/officeDocument/2006/relationships/hyperlink" Target="https://www.zotero.org/google-docs/?NDmENR" TargetMode="External"/><Relationship Id="rId46" Type="http://schemas.openxmlformats.org/officeDocument/2006/relationships/hyperlink" Target="https://www.zotero.org/google-docs/?oofX4i" TargetMode="External"/><Relationship Id="rId293" Type="http://schemas.openxmlformats.org/officeDocument/2006/relationships/hyperlink" Target="https://www.zotero.org/google-docs/?QnhXmL" TargetMode="External"/><Relationship Id="rId307" Type="http://schemas.openxmlformats.org/officeDocument/2006/relationships/hyperlink" Target="https://www.zotero.org/google-docs/?1w8akH" TargetMode="External"/><Relationship Id="rId349" Type="http://schemas.openxmlformats.org/officeDocument/2006/relationships/hyperlink" Target="https://www.zotero.org/google-docs/?PHmcwf" TargetMode="External"/><Relationship Id="rId88" Type="http://schemas.openxmlformats.org/officeDocument/2006/relationships/hyperlink" Target="https://www.zotero.org/google-docs/?8qRz4R" TargetMode="External"/><Relationship Id="rId111" Type="http://schemas.openxmlformats.org/officeDocument/2006/relationships/hyperlink" Target="https://www.zotero.org/google-docs/?MeBDaq" TargetMode="External"/><Relationship Id="rId153" Type="http://schemas.openxmlformats.org/officeDocument/2006/relationships/hyperlink" Target="https://www.zotero.org/google-docs/?h7BI0j" TargetMode="External"/><Relationship Id="rId195" Type="http://schemas.openxmlformats.org/officeDocument/2006/relationships/hyperlink" Target="https://www.zotero.org/google-docs/?XnRIF6" TargetMode="External"/><Relationship Id="rId209" Type="http://schemas.openxmlformats.org/officeDocument/2006/relationships/hyperlink" Target="https://www.zotero.org/google-docs/?LRGHMM" TargetMode="External"/><Relationship Id="rId360" Type="http://schemas.openxmlformats.org/officeDocument/2006/relationships/hyperlink" Target="https://www.zotero.org/google-docs/?hr1emm" TargetMode="External"/><Relationship Id="rId416" Type="http://schemas.openxmlformats.org/officeDocument/2006/relationships/hyperlink" Target="https://www.zotero.org/google-docs/?bk1Nxh" TargetMode="External"/><Relationship Id="rId220" Type="http://schemas.openxmlformats.org/officeDocument/2006/relationships/hyperlink" Target="https://www.zotero.org/google-docs/?DNW5no" TargetMode="External"/><Relationship Id="rId458" Type="http://schemas.openxmlformats.org/officeDocument/2006/relationships/hyperlink" Target="https://www.zotero.org/google-docs/?kE6ffh" TargetMode="External"/><Relationship Id="rId15" Type="http://schemas.openxmlformats.org/officeDocument/2006/relationships/hyperlink" Target="https://www.zotero.org/google-docs/?oPPJ0h" TargetMode="External"/><Relationship Id="rId57" Type="http://schemas.openxmlformats.org/officeDocument/2006/relationships/hyperlink" Target="https://www.zotero.org/google-docs/?RWI2pE" TargetMode="External"/><Relationship Id="rId262" Type="http://schemas.openxmlformats.org/officeDocument/2006/relationships/hyperlink" Target="https://www.zotero.org/google-docs/?8KFlTw" TargetMode="External"/><Relationship Id="rId318" Type="http://schemas.openxmlformats.org/officeDocument/2006/relationships/hyperlink" Target="https://www.zotero.org/google-docs/?bBjrOa" TargetMode="External"/><Relationship Id="rId99" Type="http://schemas.openxmlformats.org/officeDocument/2006/relationships/hyperlink" Target="https://www.zotero.org/google-docs/?CfaCnK" TargetMode="External"/><Relationship Id="rId122" Type="http://schemas.openxmlformats.org/officeDocument/2006/relationships/hyperlink" Target="https://www.zotero.org/google-docs/?broken=7jactK" TargetMode="External"/><Relationship Id="rId164" Type="http://schemas.openxmlformats.org/officeDocument/2006/relationships/hyperlink" Target="https://www.zotero.org/google-docs/?OQC5nM" TargetMode="External"/><Relationship Id="rId371" Type="http://schemas.openxmlformats.org/officeDocument/2006/relationships/hyperlink" Target="https://www.zotero.org/google-docs/?lYHDEZ" TargetMode="External"/><Relationship Id="rId427" Type="http://schemas.openxmlformats.org/officeDocument/2006/relationships/hyperlink" Target="https://doi.org/10.1002/fee.1469" TargetMode="External"/><Relationship Id="rId469" Type="http://schemas.openxmlformats.org/officeDocument/2006/relationships/hyperlink" Target="https://www.zotero.org/google-docs/?D0ImNa" TargetMode="External"/><Relationship Id="rId26" Type="http://schemas.openxmlformats.org/officeDocument/2006/relationships/hyperlink" Target="https://www.zotero.org/google-docs/?AAcWh1" TargetMode="External"/><Relationship Id="rId231" Type="http://schemas.openxmlformats.org/officeDocument/2006/relationships/hyperlink" Target="https://www.zotero.org/google-docs/?ih2rFY" TargetMode="External"/><Relationship Id="rId273" Type="http://schemas.openxmlformats.org/officeDocument/2006/relationships/hyperlink" Target="https://rmets.onlinelibrary.wiley.com/doi/abs/10.1002/joc.5086" TargetMode="External"/><Relationship Id="rId329" Type="http://schemas.openxmlformats.org/officeDocument/2006/relationships/hyperlink" Target="https://www.zotero.org/google-docs/?FgQZsQ" TargetMode="External"/><Relationship Id="rId480" Type="http://schemas.openxmlformats.org/officeDocument/2006/relationships/hyperlink" Target="https://www.zotero.org/google-docs/?YkDLY4" TargetMode="External"/><Relationship Id="rId68" Type="http://schemas.openxmlformats.org/officeDocument/2006/relationships/hyperlink" Target="https://www.zotero.org/google-docs/?HicGCk" TargetMode="External"/><Relationship Id="rId133" Type="http://schemas.openxmlformats.org/officeDocument/2006/relationships/image" Target="media/image15.png"/><Relationship Id="rId175" Type="http://schemas.openxmlformats.org/officeDocument/2006/relationships/hyperlink" Target="https://www.zotero.org/google-docs/?o59mdi" TargetMode="External"/><Relationship Id="rId340" Type="http://schemas.openxmlformats.org/officeDocument/2006/relationships/hyperlink" Target="https://www.zotero.org/google-docs/?yWLDZn" TargetMode="External"/><Relationship Id="rId200" Type="http://schemas.openxmlformats.org/officeDocument/2006/relationships/hyperlink" Target="https://www.zotero.org/google-docs/?LVqeHM" TargetMode="External"/><Relationship Id="rId382" Type="http://schemas.openxmlformats.org/officeDocument/2006/relationships/hyperlink" Target="https://www.zotero.org/google-docs/?JQh2f6" TargetMode="External"/><Relationship Id="rId438" Type="http://schemas.openxmlformats.org/officeDocument/2006/relationships/hyperlink" Target="https://www.zotero.org/google-docs/?4WoIVM" TargetMode="External"/><Relationship Id="rId242" Type="http://schemas.openxmlformats.org/officeDocument/2006/relationships/hyperlink" Target="https://www.zotero.org/google-docs/?mm5FHm" TargetMode="External"/><Relationship Id="rId284" Type="http://schemas.openxmlformats.org/officeDocument/2006/relationships/hyperlink" Target="https://www.zotero.org/google-docs/?q9EYro" TargetMode="External"/><Relationship Id="rId491" Type="http://schemas.openxmlformats.org/officeDocument/2006/relationships/hyperlink" Target="https://www.zotero.org/google-docs/?NDmENR" TargetMode="External"/><Relationship Id="rId505" Type="http://schemas.openxmlformats.org/officeDocument/2006/relationships/theme" Target="theme/theme1.xml"/><Relationship Id="rId37" Type="http://schemas.openxmlformats.org/officeDocument/2006/relationships/hyperlink" Target="https://www.sciencedirect.com/topics/biochemistry-genetics-and-molecular-biology/phomopsis" TargetMode="External"/><Relationship Id="rId79" Type="http://schemas.openxmlformats.org/officeDocument/2006/relationships/image" Target="media/image2.jpg"/><Relationship Id="rId102" Type="http://schemas.openxmlformats.org/officeDocument/2006/relationships/hyperlink" Target="https://www.zotero.org/google-docs/?oWSSht" TargetMode="External"/><Relationship Id="rId144" Type="http://schemas.openxmlformats.org/officeDocument/2006/relationships/hyperlink" Target="https://www.zotero.org/google-docs/?rP3j2N" TargetMode="External"/><Relationship Id="rId90" Type="http://schemas.openxmlformats.org/officeDocument/2006/relationships/hyperlink" Target="https://www.zotero.org/google-docs/?RSilb5" TargetMode="External"/><Relationship Id="rId186" Type="http://schemas.openxmlformats.org/officeDocument/2006/relationships/hyperlink" Target="https://www.zotero.org/google-docs/?HePNnx" TargetMode="External"/><Relationship Id="rId351" Type="http://schemas.openxmlformats.org/officeDocument/2006/relationships/hyperlink" Target="https://www.zotero.org/google-docs/?eyVMjD" TargetMode="External"/><Relationship Id="rId393" Type="http://schemas.openxmlformats.org/officeDocument/2006/relationships/hyperlink" Target="https://www.zotero.org/google-docs/?Qdo7FA" TargetMode="External"/><Relationship Id="rId407" Type="http://schemas.openxmlformats.org/officeDocument/2006/relationships/hyperlink" Target="https://www.zotero.org/google-docs/?sZSpeZ" TargetMode="External"/><Relationship Id="rId449" Type="http://schemas.openxmlformats.org/officeDocument/2006/relationships/hyperlink" Target="https://www.zotero.org/google-docs/?V6WVuz" TargetMode="External"/><Relationship Id="rId211" Type="http://schemas.openxmlformats.org/officeDocument/2006/relationships/hyperlink" Target="https://www.zotero.org/google-docs/?LRGHMM" TargetMode="External"/><Relationship Id="rId253" Type="http://schemas.openxmlformats.org/officeDocument/2006/relationships/hyperlink" Target="https://www.zotero.org/google-docs/?FPwEY0" TargetMode="External"/><Relationship Id="rId295" Type="http://schemas.openxmlformats.org/officeDocument/2006/relationships/hyperlink" Target="https://www.zotero.org/google-docs/?QnhXmL" TargetMode="External"/><Relationship Id="rId309" Type="http://schemas.openxmlformats.org/officeDocument/2006/relationships/hyperlink" Target="https://www.zotero.org/google-docs/?sSygt1" TargetMode="External"/><Relationship Id="rId460" Type="http://schemas.openxmlformats.org/officeDocument/2006/relationships/hyperlink" Target="https://www.zotero.org/google-docs/?8EnSNY" TargetMode="External"/><Relationship Id="rId48" Type="http://schemas.openxmlformats.org/officeDocument/2006/relationships/hyperlink" Target="https://www.zotero.org/google-docs/?acA1hA" TargetMode="External"/><Relationship Id="rId113" Type="http://schemas.openxmlformats.org/officeDocument/2006/relationships/hyperlink" Target="https://www.zotero.org/google-docs/?GQxn8D" TargetMode="External"/><Relationship Id="rId320" Type="http://schemas.openxmlformats.org/officeDocument/2006/relationships/hyperlink" Target="https://www.zotero.org/google-docs/?bBjrOa" TargetMode="External"/><Relationship Id="rId155" Type="http://schemas.openxmlformats.org/officeDocument/2006/relationships/hyperlink" Target="https://www.zotero.org/google-docs/?h7BI0j" TargetMode="External"/><Relationship Id="rId197" Type="http://schemas.openxmlformats.org/officeDocument/2006/relationships/hyperlink" Target="https://www.zotero.org/google-docs/?XnRIF6" TargetMode="External"/><Relationship Id="rId362" Type="http://schemas.openxmlformats.org/officeDocument/2006/relationships/hyperlink" Target="https://www.zotero.org/google-docs/?hr1emm" TargetMode="External"/><Relationship Id="rId418" Type="http://schemas.openxmlformats.org/officeDocument/2006/relationships/hyperlink" Target="https://www.zotero.org/google-docs/?bk1Nxh" TargetMode="External"/><Relationship Id="rId222" Type="http://schemas.openxmlformats.org/officeDocument/2006/relationships/hyperlink" Target="https://www.zotero.org/google-docs/?DNW5no" TargetMode="External"/><Relationship Id="rId264" Type="http://schemas.openxmlformats.org/officeDocument/2006/relationships/hyperlink" Target="https://www.zotero.org/google-docs/?8KFlTw" TargetMode="External"/><Relationship Id="rId471" Type="http://schemas.openxmlformats.org/officeDocument/2006/relationships/hyperlink" Target="https://www.zotero.org/google-docs/?D0ImNa" TargetMode="External"/><Relationship Id="rId17" Type="http://schemas.openxmlformats.org/officeDocument/2006/relationships/hyperlink" Target="https://www.zotero.org/google-docs/?broken=jZFhXl" TargetMode="External"/><Relationship Id="rId59" Type="http://schemas.openxmlformats.org/officeDocument/2006/relationships/hyperlink" Target="https://www.zotero.org/google-docs/?RJUrzy" TargetMode="External"/><Relationship Id="rId124" Type="http://schemas.openxmlformats.org/officeDocument/2006/relationships/image" Target="media/image10.jpeg"/><Relationship Id="rId70" Type="http://schemas.openxmlformats.org/officeDocument/2006/relationships/hyperlink" Target="https://www.zotero.org/google-docs/?XhoH5Y" TargetMode="External"/><Relationship Id="rId166" Type="http://schemas.openxmlformats.org/officeDocument/2006/relationships/hyperlink" Target="https://www.zotero.org/google-docs/?OQC5nM" TargetMode="External"/><Relationship Id="rId331" Type="http://schemas.openxmlformats.org/officeDocument/2006/relationships/hyperlink" Target="https://www.zotero.org/google-docs/?FgQZsQ" TargetMode="External"/><Relationship Id="rId373" Type="http://schemas.openxmlformats.org/officeDocument/2006/relationships/hyperlink" Target="https://www.zotero.org/google-docs/?lYHDEZ" TargetMode="External"/><Relationship Id="rId429" Type="http://schemas.openxmlformats.org/officeDocument/2006/relationships/hyperlink" Target="https://www.zotero.org/google-docs/?HLPqv9" TargetMode="External"/><Relationship Id="rId1" Type="http://schemas.openxmlformats.org/officeDocument/2006/relationships/styles" Target="styles.xml"/><Relationship Id="rId233" Type="http://schemas.openxmlformats.org/officeDocument/2006/relationships/hyperlink" Target="https://www.zotero.org/google-docs/?dQGCag" TargetMode="External"/><Relationship Id="rId440" Type="http://schemas.openxmlformats.org/officeDocument/2006/relationships/hyperlink" Target="https://www.zotero.org/google-docs/?4WoIVM" TargetMode="External"/><Relationship Id="rId28" Type="http://schemas.openxmlformats.org/officeDocument/2006/relationships/hyperlink" Target="https://www.zotero.org/google-docs/?jD2Bv8" TargetMode="External"/><Relationship Id="rId275" Type="http://schemas.openxmlformats.org/officeDocument/2006/relationships/hyperlink" Target="https://www.zotero.org/google-docs/?433Zz1" TargetMode="External"/><Relationship Id="rId300" Type="http://schemas.openxmlformats.org/officeDocument/2006/relationships/hyperlink" Target="https://www.zotero.org/google-docs/?T5S5xP" TargetMode="External"/><Relationship Id="rId482" Type="http://schemas.openxmlformats.org/officeDocument/2006/relationships/hyperlink" Target="https://www.zotero.org/google-docs/?No5qjj" TargetMode="External"/><Relationship Id="rId81" Type="http://schemas.openxmlformats.org/officeDocument/2006/relationships/image" Target="media/image4.png"/><Relationship Id="rId135" Type="http://schemas.openxmlformats.org/officeDocument/2006/relationships/hyperlink" Target="https://www.zotero.org/google-docs/?Jaiazr" TargetMode="External"/><Relationship Id="rId177" Type="http://schemas.openxmlformats.org/officeDocument/2006/relationships/hyperlink" Target="https://www.zotero.org/google-docs/?o59mdi" TargetMode="External"/><Relationship Id="rId342" Type="http://schemas.openxmlformats.org/officeDocument/2006/relationships/hyperlink" Target="https://www.zotero.org/google-docs/?yWLDZn" TargetMode="External"/><Relationship Id="rId384" Type="http://schemas.openxmlformats.org/officeDocument/2006/relationships/hyperlink" Target="https://www.zotero.org/google-docs/?lElqBh" TargetMode="External"/><Relationship Id="rId202" Type="http://schemas.openxmlformats.org/officeDocument/2006/relationships/hyperlink" Target="https://www.zotero.org/google-docs/?LVqeHM" TargetMode="External"/><Relationship Id="rId244" Type="http://schemas.openxmlformats.org/officeDocument/2006/relationships/hyperlink" Target="https://www.zotero.org/google-docs/?QVaFEF" TargetMode="External"/><Relationship Id="rId39" Type="http://schemas.openxmlformats.org/officeDocument/2006/relationships/hyperlink" Target="https://www.zotero.org/google-docs/?Iepxzz" TargetMode="External"/><Relationship Id="rId286" Type="http://schemas.openxmlformats.org/officeDocument/2006/relationships/hyperlink" Target="https://www.zotero.org/google-docs/?q9EYro" TargetMode="External"/><Relationship Id="rId451" Type="http://schemas.openxmlformats.org/officeDocument/2006/relationships/hyperlink" Target="https://www.zotero.org/google-docs/?V6WVuz" TargetMode="External"/><Relationship Id="rId493" Type="http://schemas.openxmlformats.org/officeDocument/2006/relationships/hyperlink" Target="https://www.zotero.org/google-docs/?tVLhTL" TargetMode="External"/><Relationship Id="rId50" Type="http://schemas.openxmlformats.org/officeDocument/2006/relationships/hyperlink" Target="https://www.zotero.org/google-docs/?cY9dDh" TargetMode="External"/><Relationship Id="rId104" Type="http://schemas.openxmlformats.org/officeDocument/2006/relationships/hyperlink" Target="https://www.zotero.org/google-docs/?oWSSht" TargetMode="External"/><Relationship Id="rId146" Type="http://schemas.openxmlformats.org/officeDocument/2006/relationships/hyperlink" Target="https://www.zotero.org/google-docs/?rP3j2N" TargetMode="External"/><Relationship Id="rId188" Type="http://schemas.openxmlformats.org/officeDocument/2006/relationships/hyperlink" Target="https://www.zotero.org/google-docs/?HePNnx" TargetMode="External"/><Relationship Id="rId311" Type="http://schemas.openxmlformats.org/officeDocument/2006/relationships/hyperlink" Target="https://www.zotero.org/google-docs/?sSygt1" TargetMode="External"/><Relationship Id="rId353" Type="http://schemas.openxmlformats.org/officeDocument/2006/relationships/hyperlink" Target="https://www.zotero.org/google-docs/?eyVMjD" TargetMode="External"/><Relationship Id="rId395" Type="http://schemas.openxmlformats.org/officeDocument/2006/relationships/hyperlink" Target="https://www.zotero.org/google-docs/?v7S5hK" TargetMode="External"/><Relationship Id="rId409" Type="http://schemas.openxmlformats.org/officeDocument/2006/relationships/hyperlink" Target="https://www.zotero.org/google-docs/?sZSpeZ" TargetMode="External"/><Relationship Id="rId92" Type="http://schemas.openxmlformats.org/officeDocument/2006/relationships/hyperlink" Target="https://www.zotero.org/google-docs/?dXslVt" TargetMode="External"/><Relationship Id="rId213" Type="http://schemas.openxmlformats.org/officeDocument/2006/relationships/hyperlink" Target="https://www.zotero.org/google-docs/?GUmw9b" TargetMode="External"/><Relationship Id="rId420" Type="http://schemas.openxmlformats.org/officeDocument/2006/relationships/hyperlink" Target="https://www.zotero.org/google-docs/?bk1Nxh" TargetMode="External"/><Relationship Id="rId255" Type="http://schemas.openxmlformats.org/officeDocument/2006/relationships/hyperlink" Target="https://www.zotero.org/google-docs/?FPwEY0" TargetMode="External"/><Relationship Id="rId297" Type="http://schemas.openxmlformats.org/officeDocument/2006/relationships/hyperlink" Target="https://www.zotero.org/google-docs/?QnhXmL" TargetMode="External"/><Relationship Id="rId462" Type="http://schemas.openxmlformats.org/officeDocument/2006/relationships/hyperlink" Target="https://www.zotero.org/google-docs/?8EnSNY" TargetMode="External"/><Relationship Id="rId115" Type="http://schemas.openxmlformats.org/officeDocument/2006/relationships/hyperlink" Target="https://www.zotero.org/google-docs/?aIUHbn" TargetMode="External"/><Relationship Id="rId157" Type="http://schemas.openxmlformats.org/officeDocument/2006/relationships/hyperlink" Target="https://www.zotero.org/google-docs/?h7BI0j" TargetMode="External"/><Relationship Id="rId322" Type="http://schemas.openxmlformats.org/officeDocument/2006/relationships/hyperlink" Target="https://www.zotero.org/google-docs/?bBjrOa" TargetMode="External"/><Relationship Id="rId364" Type="http://schemas.openxmlformats.org/officeDocument/2006/relationships/hyperlink" Target="https://www.zotero.org/google-docs/?hr1emm" TargetMode="External"/><Relationship Id="rId61" Type="http://schemas.openxmlformats.org/officeDocument/2006/relationships/hyperlink" Target="https://www.zotero.org/google-docs/?aOzUDP" TargetMode="External"/><Relationship Id="rId199" Type="http://schemas.openxmlformats.org/officeDocument/2006/relationships/hyperlink" Target="https://www.zotero.org/google-docs/?LVqeHM" TargetMode="External"/><Relationship Id="rId19" Type="http://schemas.openxmlformats.org/officeDocument/2006/relationships/hyperlink" Target="https://www.zotero.org/google-docs/?40lwE4" TargetMode="External"/><Relationship Id="rId224" Type="http://schemas.openxmlformats.org/officeDocument/2006/relationships/hyperlink" Target="https://www.zotero.org/google-docs/?jd3UUs" TargetMode="External"/><Relationship Id="rId266" Type="http://schemas.openxmlformats.org/officeDocument/2006/relationships/hyperlink" Target="https://www.zotero.org/google-docs/?z7ZPBA" TargetMode="External"/><Relationship Id="rId431" Type="http://schemas.openxmlformats.org/officeDocument/2006/relationships/hyperlink" Target="https://www.zotero.org/google-docs/?HLPqv9" TargetMode="External"/><Relationship Id="rId473" Type="http://schemas.openxmlformats.org/officeDocument/2006/relationships/hyperlink" Target="https://www.zotero.org/google-docs/?D0ImNa" TargetMode="External"/><Relationship Id="rId30" Type="http://schemas.openxmlformats.org/officeDocument/2006/relationships/hyperlink" Target="https://www.zotero.org/google-docs/?jD2Bv8" TargetMode="External"/><Relationship Id="rId126" Type="http://schemas.microsoft.com/office/2011/relationships/commentsExtended" Target="commentsExtended.xml"/><Relationship Id="rId168" Type="http://schemas.openxmlformats.org/officeDocument/2006/relationships/hyperlink" Target="https://www.zotero.org/google-docs/?J8FVk8" TargetMode="External"/><Relationship Id="rId333" Type="http://schemas.openxmlformats.org/officeDocument/2006/relationships/hyperlink" Target="https://www.zotero.org/google-docs/?r7EC6L" TargetMode="External"/><Relationship Id="rId72" Type="http://schemas.openxmlformats.org/officeDocument/2006/relationships/hyperlink" Target="https://www.zotero.org/google-docs/?XhoH5Y" TargetMode="External"/><Relationship Id="rId375" Type="http://schemas.openxmlformats.org/officeDocument/2006/relationships/hyperlink" Target="https://www.zotero.org/google-docs/?lYHDEZ" TargetMode="External"/><Relationship Id="rId3" Type="http://schemas.openxmlformats.org/officeDocument/2006/relationships/webSettings" Target="webSettings.xml"/><Relationship Id="rId235" Type="http://schemas.openxmlformats.org/officeDocument/2006/relationships/hyperlink" Target="https://www.zotero.org/google-docs/?dQGCag" TargetMode="External"/><Relationship Id="rId277" Type="http://schemas.openxmlformats.org/officeDocument/2006/relationships/hyperlink" Target="https://www.zotero.org/google-docs/?433Zz1" TargetMode="External"/><Relationship Id="rId400" Type="http://schemas.openxmlformats.org/officeDocument/2006/relationships/hyperlink" Target="https://www.zotero.org/google-docs/?U06LLO" TargetMode="External"/><Relationship Id="rId442" Type="http://schemas.openxmlformats.org/officeDocument/2006/relationships/hyperlink" Target="https://www.zotero.org/google-docs/?4WoIVM" TargetMode="External"/><Relationship Id="rId484" Type="http://schemas.openxmlformats.org/officeDocument/2006/relationships/hyperlink" Target="https://www.zotero.org/google-docs/?No5qjj" TargetMode="External"/><Relationship Id="rId137" Type="http://schemas.openxmlformats.org/officeDocument/2006/relationships/hyperlink" Target="https://www.zotero.org/google-docs/?Jaiazr" TargetMode="External"/><Relationship Id="rId302" Type="http://schemas.openxmlformats.org/officeDocument/2006/relationships/hyperlink" Target="https://www.zotero.org/google-docs/?T5S5xP" TargetMode="External"/><Relationship Id="rId344" Type="http://schemas.openxmlformats.org/officeDocument/2006/relationships/hyperlink" Target="https://www.zotero.org/google-docs/?yWLDZn" TargetMode="External"/><Relationship Id="rId41" Type="http://schemas.openxmlformats.org/officeDocument/2006/relationships/hyperlink" Target="https://www.zotero.org/google-docs/?Wy288U" TargetMode="External"/><Relationship Id="rId83" Type="http://schemas.openxmlformats.org/officeDocument/2006/relationships/image" Target="media/image6.png"/><Relationship Id="rId179" Type="http://schemas.openxmlformats.org/officeDocument/2006/relationships/hyperlink" Target="https://www.zotero.org/google-docs/?pkb6eB" TargetMode="External"/><Relationship Id="rId386" Type="http://schemas.openxmlformats.org/officeDocument/2006/relationships/hyperlink" Target="https://www.zotero.org/google-docs/?lElqBh" TargetMode="External"/><Relationship Id="rId190" Type="http://schemas.openxmlformats.org/officeDocument/2006/relationships/hyperlink" Target="https://www.zotero.org/google-docs/?HePNnx" TargetMode="External"/><Relationship Id="rId204" Type="http://schemas.openxmlformats.org/officeDocument/2006/relationships/hyperlink" Target="https://www.zotero.org/google-docs/?SsKU9Z" TargetMode="External"/><Relationship Id="rId246" Type="http://schemas.openxmlformats.org/officeDocument/2006/relationships/hyperlink" Target="https://www.zotero.org/google-docs/?QVaFEF" TargetMode="External"/><Relationship Id="rId288" Type="http://schemas.openxmlformats.org/officeDocument/2006/relationships/hyperlink" Target="https://www.zotero.org/google-docs/?CjcqA1" TargetMode="External"/><Relationship Id="rId411" Type="http://schemas.openxmlformats.org/officeDocument/2006/relationships/hyperlink" Target="https://www.zotero.org/google-docs/?7UTkXf" TargetMode="External"/><Relationship Id="rId453" Type="http://schemas.openxmlformats.org/officeDocument/2006/relationships/hyperlink" Target="https://www.zotero.org/google-docs/?V6WVuz" TargetMode="External"/><Relationship Id="rId106" Type="http://schemas.openxmlformats.org/officeDocument/2006/relationships/hyperlink" Target="https://www.zotero.org/google-docs/?oWSSht" TargetMode="External"/><Relationship Id="rId313" Type="http://schemas.openxmlformats.org/officeDocument/2006/relationships/hyperlink" Target="https://www.zotero.org/google-docs/?vCha1r" TargetMode="External"/><Relationship Id="rId495" Type="http://schemas.openxmlformats.org/officeDocument/2006/relationships/hyperlink" Target="https://www.zotero.org/google-docs/?tVLhTL" TargetMode="External"/><Relationship Id="rId10" Type="http://schemas.openxmlformats.org/officeDocument/2006/relationships/hyperlink" Target="https://www.zotero.org/google-docs/?KbG49e" TargetMode="External"/><Relationship Id="rId52" Type="http://schemas.openxmlformats.org/officeDocument/2006/relationships/hyperlink" Target="https://www.zotero.org/google-docs/?hHcP0r" TargetMode="External"/><Relationship Id="rId94" Type="http://schemas.openxmlformats.org/officeDocument/2006/relationships/hyperlink" Target="https://www.zotero.org/google-docs/?3JRpMq" TargetMode="External"/><Relationship Id="rId148" Type="http://schemas.openxmlformats.org/officeDocument/2006/relationships/hyperlink" Target="https://www.zotero.org/google-docs/?CDdLrf" TargetMode="External"/><Relationship Id="rId355" Type="http://schemas.openxmlformats.org/officeDocument/2006/relationships/hyperlink" Target="https://www.zotero.org/google-docs/?q89jtH" TargetMode="External"/><Relationship Id="rId397" Type="http://schemas.openxmlformats.org/officeDocument/2006/relationships/hyperlink" Target="https://www.zotero.org/google-docs/?v7S5h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78</Pages>
  <Words>20835</Words>
  <Characters>118760</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Mariam Marand</dc:creator>
  <cp:lastModifiedBy>Marand, Mariam Hosseini - (mhmarand)</cp:lastModifiedBy>
  <cp:revision>2</cp:revision>
  <dcterms:created xsi:type="dcterms:W3CDTF">2023-12-13T07:35:00Z</dcterms:created>
  <dcterms:modified xsi:type="dcterms:W3CDTF">2023-12-13T07:35:00Z</dcterms:modified>
</cp:coreProperties>
</file>